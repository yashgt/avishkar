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C931F0" w14:textId="06EFC283" w:rsidR="006A3172" w:rsidRDefault="00B474A5">
      <w:pPr>
        <w:rPr>
          <w:ins w:id="0" w:author="Yash Ganthe" w:date="2016-09-14T00:46:00Z"/>
        </w:rPr>
      </w:pPr>
      <w:ins w:id="1" w:author="Yash Ganthe" w:date="2016-09-15T05:48:00Z">
        <w:r w:rsidRPr="00685D92">
          <w:rPr>
            <w:rFonts w:cstheme="minorHAnsi"/>
            <w:b/>
            <w:noProof/>
            <w:color w:val="ED7D31" w:themeColor="accent2"/>
            <w:sz w:val="80"/>
            <w:szCs w:val="80"/>
            <w:lang w:bidi="mr-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Change w:id="2" w:author="Anjali" w:date="2016-09-14T22:43:00Z">
              <w:rPr>
                <w:rFonts w:ascii="Baskerville Old Face" w:hAnsi="Baskerville Old Face"/>
                <w:b/>
                <w:noProof/>
                <w:color w:val="4472C4" w:themeColor="accent5"/>
                <w:sz w:val="80"/>
                <w:szCs w:val="80"/>
                <w:lang w:bidi="mr-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rPrChange>
          </w:rPr>
          <w:drawing>
            <wp:anchor distT="0" distB="0" distL="114300" distR="114300" simplePos="0" relativeHeight="251672576" behindDoc="1" locked="0" layoutInCell="1" allowOverlap="1" wp14:anchorId="1F6563D7" wp14:editId="75C2E6E3">
              <wp:simplePos x="0" y="0"/>
              <wp:positionH relativeFrom="margin">
                <wp:posOffset>2005330</wp:posOffset>
              </wp:positionH>
              <wp:positionV relativeFrom="paragraph">
                <wp:posOffset>160020</wp:posOffset>
              </wp:positionV>
              <wp:extent cx="1932940" cy="160782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a-logo.jpg"/>
                      <pic:cNvPicPr/>
                    </pic:nvPicPr>
                    <pic:blipFill>
                      <a:blip r:embed="rId9">
                        <a:extLst>
                          <a:ext uri="{28A0092B-C50C-407E-A947-70E740481C1C}">
                            <a14:useLocalDpi xmlns:a14="http://schemas.microsoft.com/office/drawing/2010/main" val="0"/>
                          </a:ext>
                        </a:extLst>
                      </a:blip>
                      <a:stretch>
                        <a:fillRect/>
                      </a:stretch>
                    </pic:blipFill>
                    <pic:spPr>
                      <a:xfrm>
                        <a:off x="0" y="0"/>
                        <a:ext cx="1932940" cy="1607820"/>
                      </a:xfrm>
                      <a:prstGeom prst="rect">
                        <a:avLst/>
                      </a:prstGeom>
                    </pic:spPr>
                  </pic:pic>
                </a:graphicData>
              </a:graphic>
              <wp14:sizeRelH relativeFrom="margin">
                <wp14:pctWidth>0</wp14:pctWidth>
              </wp14:sizeRelH>
              <wp14:sizeRelV relativeFrom="margin">
                <wp14:pctHeight>0</wp14:pctHeight>
              </wp14:sizeRelV>
            </wp:anchor>
          </w:drawing>
        </w:r>
      </w:ins>
      <w:ins w:id="3" w:author="Yash Ganthe" w:date="2016-09-14T00:46:00Z">
        <w:r w:rsidR="006A3172">
          <w:rPr>
            <w:noProof/>
            <w:lang w:bidi="mr-IN"/>
          </w:rPr>
          <mc:AlternateContent>
            <mc:Choice Requires="wps">
              <w:drawing>
                <wp:anchor distT="0" distB="0" distL="114300" distR="114300" simplePos="0" relativeHeight="251664384" behindDoc="0" locked="0" layoutInCell="1" allowOverlap="1" wp14:anchorId="743AD1AC" wp14:editId="6FEE339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customXmlDelRangeStart w:id="4" w:author="Anjali" w:date="2016-09-14T22:39:00Z"/>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customXmlDelRangeEnd w:id="4"/>
                                <w:p w14:paraId="18047525" w14:textId="60AA280F" w:rsidR="006A3172" w:rsidDel="00685D92" w:rsidRDefault="006A3172">
                                  <w:pPr>
                                    <w:pStyle w:val="NoSpacing"/>
                                    <w:jc w:val="right"/>
                                    <w:rPr>
                                      <w:del w:id="5" w:author="Anjali" w:date="2016-09-14T22:39:00Z"/>
                                      <w:color w:val="595959" w:themeColor="text1" w:themeTint="A6"/>
                                      <w:sz w:val="28"/>
                                      <w:szCs w:val="28"/>
                                    </w:rPr>
                                  </w:pPr>
                                  <w:ins w:id="6" w:author="Yash Ganthe" w:date="2016-09-14T00:46:00Z">
                                    <w:del w:id="7" w:author="Anjali" w:date="2016-09-14T22:39:00Z">
                                      <w:r w:rsidDel="00685D92">
                                        <w:rPr>
                                          <w:color w:val="595959" w:themeColor="text1" w:themeTint="A6"/>
                                          <w:sz w:val="28"/>
                                          <w:szCs w:val="28"/>
                                        </w:rPr>
                                        <w:delText>Anjali</w:delText>
                                      </w:r>
                                    </w:del>
                                  </w:ins>
                                </w:p>
                                <w:customXmlDelRangeStart w:id="8" w:author="Anjali" w:date="2016-09-14T22:39:00Z"/>
                              </w:sdtContent>
                            </w:sdt>
                            <w:customXmlDelRangeEnd w:id="8"/>
                            <w:p w14:paraId="7E0ED857" w14:textId="1D66997B" w:rsidR="006A3172" w:rsidRDefault="00A51D1D">
                              <w:pPr>
                                <w:pStyle w:val="NoSpacing"/>
                                <w:jc w:val="right"/>
                                <w:rPr>
                                  <w:ins w:id="9" w:author="Yash Ganthe" w:date="2016-09-15T06:02:00Z"/>
                                  <w:color w:val="595959" w:themeColor="text1" w:themeTint="A6"/>
                                  <w:sz w:val="28"/>
                                  <w:szCs w:val="28"/>
                                </w:rPr>
                              </w:pPr>
                              <w:customXmlDelRangeStart w:id="10" w:author="Anjali" w:date="2016-09-14T22:39:00Z"/>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customXmlDelRangeEnd w:id="10"/>
                                  <w:customXmlDelRangeStart w:id="11" w:author="Anjali" w:date="2016-09-14T22:39:00Z"/>
                                </w:sdtContent>
                              </w:sdt>
                              <w:customXmlDelRangeEnd w:id="11"/>
                              <w:ins w:id="12" w:author="Anjali" w:date="2016-09-14T22:39:00Z">
                                <w:r w:rsidR="00685D92">
                                  <w:rPr>
                                    <w:color w:val="595959" w:themeColor="text1" w:themeTint="A6"/>
                                    <w:sz w:val="28"/>
                                    <w:szCs w:val="28"/>
                                  </w:rPr>
                                  <w:t>Chaitanya Malik</w:t>
                                </w:r>
                              </w:ins>
                              <w:ins w:id="13" w:author="Yash Ganthe" w:date="2016-09-15T06:02:00Z">
                                <w:r w:rsidR="00D208EB">
                                  <w:rPr>
                                    <w:color w:val="595959" w:themeColor="text1" w:themeTint="A6"/>
                                    <w:sz w:val="28"/>
                                    <w:szCs w:val="28"/>
                                  </w:rPr>
                                  <w:t xml:space="preserve"> – NewYug </w:t>
                                </w:r>
                              </w:ins>
                            </w:p>
                            <w:p w14:paraId="041AB8A9" w14:textId="6E8C1B74" w:rsidR="00D208EB" w:rsidRPr="00FA0B56" w:rsidRDefault="00D208EB">
                              <w:pPr>
                                <w:pStyle w:val="NoSpacing"/>
                                <w:jc w:val="right"/>
                                <w:rPr>
                                  <w:sz w:val="14"/>
                                  <w:szCs w:val="14"/>
                                  <w:rPrChange w:id="14" w:author="Yash Ganthe" w:date="2016-09-15T06:31:00Z">
                                    <w:rPr>
                                      <w:color w:val="595959" w:themeColor="text1" w:themeTint="A6"/>
                                      <w:sz w:val="18"/>
                                      <w:szCs w:val="18"/>
                                    </w:rPr>
                                  </w:rPrChange>
                                </w:rPr>
                              </w:pPr>
                              <w:ins w:id="15" w:author="Yash Ganthe" w:date="2016-09-15T06:02:00Z">
                                <w:r w:rsidRPr="00FA0B56">
                                  <w:rPr>
                                    <w:rFonts w:ascii="Baskerville Old Face" w:hAnsi="Baskerville Old Face"/>
                                    <w:rPrChange w:id="16" w:author="Yash Ganthe" w:date="2016-09-15T06:31:00Z">
                                      <w:rPr>
                                        <w:rFonts w:ascii="Baskerville Old Face" w:hAnsi="Baskerville Old Face"/>
                                        <w:color w:val="1F4E79" w:themeColor="accent1" w:themeShade="80"/>
                                        <w:sz w:val="28"/>
                                        <w:szCs w:val="28"/>
                                      </w:rPr>
                                    </w:rPrChange>
                                  </w:rPr>
                                  <w:t>F-5, Mansukh Apt, B. B. Borkar Rd, Alto Porvorim Goa 403521</w:t>
                                </w:r>
                              </w:ins>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43AD1AC" id="_x0000_t202" coordsize="21600,21600" o:spt="202" path="m,l,21600r21600,l21600,xe">
                  <v:stroke joinstyle="miter"/>
                  <v:path gradientshapeok="t" o:connecttype="rect"/>
                </v:shapetype>
                <v:shape id="Text Box 152" o:spid="_x0000_s1026" type="#_x0000_t202" style="position:absolute;margin-left:0;margin-top:0;width:8in;height:1in;z-index:25166438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customXmlDelRangeStart w:id="17" w:author="Anjali" w:date="2016-09-14T22:39:00Z"/>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customXmlDelRangeEnd w:id="17"/>
                          <w:p w14:paraId="18047525" w14:textId="60AA280F" w:rsidR="006A3172" w:rsidDel="00685D92" w:rsidRDefault="006A3172">
                            <w:pPr>
                              <w:pStyle w:val="NoSpacing"/>
                              <w:jc w:val="right"/>
                              <w:rPr>
                                <w:del w:id="18" w:author="Anjali" w:date="2016-09-14T22:39:00Z"/>
                                <w:color w:val="595959" w:themeColor="text1" w:themeTint="A6"/>
                                <w:sz w:val="28"/>
                                <w:szCs w:val="28"/>
                              </w:rPr>
                            </w:pPr>
                            <w:ins w:id="19" w:author="Yash Ganthe" w:date="2016-09-14T00:46:00Z">
                              <w:del w:id="20" w:author="Anjali" w:date="2016-09-14T22:39:00Z">
                                <w:r w:rsidDel="00685D92">
                                  <w:rPr>
                                    <w:color w:val="595959" w:themeColor="text1" w:themeTint="A6"/>
                                    <w:sz w:val="28"/>
                                    <w:szCs w:val="28"/>
                                  </w:rPr>
                                  <w:delText>Anjali</w:delText>
                                </w:r>
                              </w:del>
                            </w:ins>
                          </w:p>
                          <w:customXmlDelRangeStart w:id="21" w:author="Anjali" w:date="2016-09-14T22:39:00Z"/>
                        </w:sdtContent>
                      </w:sdt>
                      <w:customXmlDelRangeEnd w:id="21"/>
                      <w:p w14:paraId="7E0ED857" w14:textId="1D66997B" w:rsidR="006A3172" w:rsidRDefault="00A51D1D">
                        <w:pPr>
                          <w:pStyle w:val="NoSpacing"/>
                          <w:jc w:val="right"/>
                          <w:rPr>
                            <w:ins w:id="22" w:author="Yash Ganthe" w:date="2016-09-15T06:02:00Z"/>
                            <w:color w:val="595959" w:themeColor="text1" w:themeTint="A6"/>
                            <w:sz w:val="28"/>
                            <w:szCs w:val="28"/>
                          </w:rPr>
                        </w:pPr>
                        <w:customXmlDelRangeStart w:id="23" w:author="Anjali" w:date="2016-09-14T22:39:00Z"/>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customXmlDelRangeEnd w:id="23"/>
                            <w:customXmlDelRangeStart w:id="24" w:author="Anjali" w:date="2016-09-14T22:39:00Z"/>
                          </w:sdtContent>
                        </w:sdt>
                        <w:customXmlDelRangeEnd w:id="24"/>
                        <w:ins w:id="25" w:author="Anjali" w:date="2016-09-14T22:39:00Z">
                          <w:r w:rsidR="00685D92">
                            <w:rPr>
                              <w:color w:val="595959" w:themeColor="text1" w:themeTint="A6"/>
                              <w:sz w:val="28"/>
                              <w:szCs w:val="28"/>
                            </w:rPr>
                            <w:t>Chaitanya Malik</w:t>
                          </w:r>
                        </w:ins>
                        <w:ins w:id="26" w:author="Yash Ganthe" w:date="2016-09-15T06:02:00Z">
                          <w:r w:rsidR="00D208EB">
                            <w:rPr>
                              <w:color w:val="595959" w:themeColor="text1" w:themeTint="A6"/>
                              <w:sz w:val="28"/>
                              <w:szCs w:val="28"/>
                            </w:rPr>
                            <w:t xml:space="preserve"> – NewYug </w:t>
                          </w:r>
                        </w:ins>
                      </w:p>
                      <w:p w14:paraId="041AB8A9" w14:textId="6E8C1B74" w:rsidR="00D208EB" w:rsidRPr="00FA0B56" w:rsidRDefault="00D208EB">
                        <w:pPr>
                          <w:pStyle w:val="NoSpacing"/>
                          <w:jc w:val="right"/>
                          <w:rPr>
                            <w:sz w:val="14"/>
                            <w:szCs w:val="14"/>
                            <w:rPrChange w:id="27" w:author="Yash Ganthe" w:date="2016-09-15T06:31:00Z">
                              <w:rPr>
                                <w:color w:val="595959" w:themeColor="text1" w:themeTint="A6"/>
                                <w:sz w:val="18"/>
                                <w:szCs w:val="18"/>
                              </w:rPr>
                            </w:rPrChange>
                          </w:rPr>
                        </w:pPr>
                        <w:ins w:id="28" w:author="Yash Ganthe" w:date="2016-09-15T06:02:00Z">
                          <w:r w:rsidRPr="00FA0B56">
                            <w:rPr>
                              <w:rFonts w:ascii="Baskerville Old Face" w:hAnsi="Baskerville Old Face"/>
                              <w:rPrChange w:id="29" w:author="Yash Ganthe" w:date="2016-09-15T06:31:00Z">
                                <w:rPr>
                                  <w:rFonts w:ascii="Baskerville Old Face" w:hAnsi="Baskerville Old Face"/>
                                  <w:color w:val="1F4E79" w:themeColor="accent1" w:themeShade="80"/>
                                  <w:sz w:val="28"/>
                                  <w:szCs w:val="28"/>
                                </w:rPr>
                              </w:rPrChange>
                            </w:rPr>
                            <w:t>F-5, Mansukh Apt, B. B. Borkar Rd, Alto Porvorim Goa 403521</w:t>
                          </w:r>
                        </w:ins>
                      </w:p>
                    </w:txbxContent>
                  </v:textbox>
                  <w10:wrap type="square" anchorx="page" anchory="page"/>
                </v:shape>
              </w:pict>
            </mc:Fallback>
          </mc:AlternateContent>
        </w:r>
      </w:ins>
    </w:p>
    <w:p w14:paraId="23C0E581" w14:textId="12715BA3" w:rsidR="00F5449B" w:rsidRDefault="00F5449B">
      <w:pPr>
        <w:rPr>
          <w:ins w:id="30" w:author="Yash Ganthe" w:date="2016-09-15T05:49:00Z"/>
          <w:rFonts w:asciiTheme="majorHAnsi" w:hAnsiTheme="majorHAnsi"/>
          <w:b/>
          <w:noProof/>
          <w:color w:val="2E74B5" w:themeColor="accent1" w:themeShade="BF"/>
          <w:sz w:val="40"/>
          <w:szCs w:val="32"/>
          <w:lang w:bidi="mr-IN"/>
        </w:rPr>
      </w:pPr>
    </w:p>
    <w:p w14:paraId="0DF00A97" w14:textId="77777777" w:rsidR="00F5449B" w:rsidRDefault="00F5449B">
      <w:pPr>
        <w:rPr>
          <w:ins w:id="31" w:author="Yash Ganthe" w:date="2016-09-15T05:49:00Z"/>
          <w:rFonts w:asciiTheme="majorHAnsi" w:hAnsiTheme="majorHAnsi"/>
          <w:b/>
          <w:noProof/>
          <w:color w:val="2E74B5" w:themeColor="accent1" w:themeShade="BF"/>
          <w:sz w:val="40"/>
          <w:szCs w:val="32"/>
          <w:lang w:bidi="mr-IN"/>
        </w:rPr>
      </w:pPr>
    </w:p>
    <w:p w14:paraId="4CD3005F" w14:textId="7BE7DBB7" w:rsidR="00F5449B" w:rsidRDefault="00F5449B">
      <w:pPr>
        <w:rPr>
          <w:ins w:id="32" w:author="Yash Ganthe" w:date="2016-09-15T06:21:00Z"/>
          <w:rFonts w:asciiTheme="majorHAnsi" w:hAnsiTheme="majorHAnsi"/>
          <w:b/>
          <w:noProof/>
          <w:color w:val="2E74B5" w:themeColor="accent1" w:themeShade="BF"/>
          <w:sz w:val="40"/>
          <w:szCs w:val="32"/>
          <w:lang w:bidi="mr-IN"/>
        </w:rPr>
      </w:pPr>
    </w:p>
    <w:p w14:paraId="728D5D6A" w14:textId="20BCCE83" w:rsidR="00B474A5" w:rsidRDefault="00B474A5" w:rsidP="00B474A5">
      <w:pPr>
        <w:jc w:val="center"/>
        <w:rPr>
          <w:ins w:id="33" w:author="Yash Ganthe" w:date="2016-09-15T05:49:00Z"/>
          <w:rFonts w:asciiTheme="majorHAnsi" w:hAnsiTheme="majorHAnsi"/>
          <w:b/>
          <w:noProof/>
          <w:color w:val="2E74B5" w:themeColor="accent1" w:themeShade="BF"/>
          <w:sz w:val="40"/>
          <w:szCs w:val="32"/>
          <w:lang w:bidi="mr-IN"/>
        </w:rPr>
        <w:pPrChange w:id="34" w:author="Yash Ganthe" w:date="2016-09-15T06:22:00Z">
          <w:pPr/>
        </w:pPrChange>
      </w:pPr>
      <w:ins w:id="35" w:author="Yash Ganthe" w:date="2016-09-15T06:21:00Z">
        <w:r>
          <w:rPr>
            <w:rFonts w:asciiTheme="majorHAnsi" w:hAnsiTheme="majorHAnsi"/>
            <w:b/>
            <w:noProof/>
            <w:color w:val="2E74B5" w:themeColor="accent1" w:themeShade="BF"/>
            <w:sz w:val="40"/>
            <w:szCs w:val="32"/>
            <w:lang w:bidi="mr-IN"/>
          </w:rPr>
          <w:t>ON</w:t>
        </w:r>
      </w:ins>
    </w:p>
    <w:p w14:paraId="55C21B38" w14:textId="217476F7" w:rsidR="00F5449B" w:rsidRDefault="00B474A5">
      <w:pPr>
        <w:rPr>
          <w:ins w:id="36" w:author="Yash Ganthe" w:date="2016-09-15T05:49:00Z"/>
          <w:rFonts w:asciiTheme="majorHAnsi" w:hAnsiTheme="majorHAnsi"/>
          <w:b/>
          <w:noProof/>
          <w:color w:val="2E74B5" w:themeColor="accent1" w:themeShade="BF"/>
          <w:sz w:val="40"/>
          <w:szCs w:val="32"/>
          <w:lang w:bidi="mr-IN"/>
        </w:rPr>
      </w:pPr>
      <w:ins w:id="37" w:author="Yash Ganthe" w:date="2016-09-14T00:46:00Z">
        <w:r>
          <w:rPr>
            <w:noProof/>
            <w:lang w:bidi="mr-IN"/>
          </w:rPr>
          <mc:AlternateContent>
            <mc:Choice Requires="wps">
              <w:drawing>
                <wp:anchor distT="0" distB="0" distL="114300" distR="114300" simplePos="0" relativeHeight="251665408" behindDoc="0" locked="0" layoutInCell="1" allowOverlap="1" wp14:anchorId="5336C57C" wp14:editId="11150B6A">
                  <wp:simplePos x="0" y="0"/>
                  <wp:positionH relativeFrom="page">
                    <wp:posOffset>491319</wp:posOffset>
                  </wp:positionH>
                  <wp:positionV relativeFrom="page">
                    <wp:posOffset>7451678</wp:posOffset>
                  </wp:positionV>
                  <wp:extent cx="7056755" cy="10572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7056755" cy="1057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1993BD" w14:textId="43CD67E2" w:rsidR="006A3172" w:rsidRDefault="006A3172">
                              <w:pPr>
                                <w:pStyle w:val="NoSpacing"/>
                                <w:jc w:val="right"/>
                                <w:rPr>
                                  <w:color w:val="5B9BD5" w:themeColor="accent1"/>
                                  <w:sz w:val="28"/>
                                  <w:szCs w:val="28"/>
                                </w:rPr>
                              </w:pPr>
                              <w:del w:id="38" w:author="Yash Ganthe" w:date="2016-09-15T06:30:00Z">
                                <w:r w:rsidDel="00B474A5">
                                  <w:rPr>
                                    <w:color w:val="5B9BD5" w:themeColor="accent1"/>
                                    <w:sz w:val="28"/>
                                    <w:szCs w:val="28"/>
                                  </w:rPr>
                                  <w:delText>Abstract</w:delText>
                                </w:r>
                              </w:del>
                            </w:p>
                            <w:sdt>
                              <w:sdtPr>
                                <w:rPr>
                                  <w:color w:val="595959" w:themeColor="text1" w:themeTint="A6"/>
                                  <w:rPrChange w:id="39" w:author="Yash Ganthe" w:date="2016-09-15T06:31:00Z">
                                    <w:rPr>
                                      <w:color w:val="595959" w:themeColor="text1" w:themeTint="A6"/>
                                      <w:sz w:val="20"/>
                                      <w:szCs w:val="20"/>
                                    </w:rPr>
                                  </w:rPrChange>
                                </w:rPr>
                                <w:alias w:val="Abstract"/>
                                <w:tag w:val=""/>
                                <w:id w:val="-557316285"/>
                                <w:dataBinding w:prefixMappings="xmlns:ns0='http://schemas.microsoft.com/office/2006/coverPageProps' " w:xpath="/ns0:CoverPageProperties[1]/ns0:Abstract[1]" w:storeItemID="{55AF091B-3C7A-41E3-B477-F2FDAA23CFDA}"/>
                                <w:text w:multiLine="1"/>
                              </w:sdtPr>
                              <w:sdtEndPr>
                                <w:rPr>
                                  <w:rPrChange w:id="40" w:author="Yash Ganthe" w:date="2016-09-15T06:31:00Z">
                                    <w:rPr/>
                                  </w:rPrChange>
                                </w:rPr>
                              </w:sdtEndPr>
                              <w:sdtContent>
                                <w:p w14:paraId="3845B54B" w14:textId="455004EA" w:rsidR="006A3172" w:rsidRPr="00B474A5" w:rsidRDefault="00685D92" w:rsidP="00B474A5">
                                  <w:pPr>
                                    <w:pStyle w:val="NoSpacing"/>
                                    <w:rPr>
                                      <w:color w:val="595959" w:themeColor="text1" w:themeTint="A6"/>
                                      <w:rPrChange w:id="41" w:author="Yash Ganthe" w:date="2016-09-15T06:31:00Z">
                                        <w:rPr>
                                          <w:color w:val="595959" w:themeColor="text1" w:themeTint="A6"/>
                                          <w:sz w:val="20"/>
                                          <w:szCs w:val="20"/>
                                        </w:rPr>
                                      </w:rPrChange>
                                    </w:rPr>
                                    <w:pPrChange w:id="42" w:author="Yash Ganthe" w:date="2016-09-15T06:31:00Z">
                                      <w:pPr>
                                        <w:pStyle w:val="NoSpacing"/>
                                        <w:jc w:val="right"/>
                                      </w:pPr>
                                    </w:pPrChange>
                                  </w:pPr>
                                  <w:ins w:id="43" w:author="Anjali" w:date="2016-09-14T22:38:00Z">
                                    <w:del w:id="44" w:author="Yash Ganthe" w:date="2016-09-15T05:51:00Z">
                                      <w:r w:rsidRPr="00B474A5" w:rsidDel="00F5449B">
                                        <w:rPr>
                                          <w:color w:val="595959" w:themeColor="text1" w:themeTint="A6"/>
                                          <w:rPrChange w:id="45" w:author="Yash Ganthe" w:date="2016-09-15T06:31:00Z">
                                            <w:rPr>
                                              <w:color w:val="595959" w:themeColor="text1" w:themeTint="A6"/>
                                              <w:sz w:val="20"/>
                                              <w:szCs w:val="20"/>
                                            </w:rPr>
                                          </w:rPrChange>
                                        </w:rPr>
                                        <w:delText>Technology should be embraced in sync with Google which is a software giant.</w:delText>
                                      </w:r>
                                    </w:del>
                                  </w:ins>
                                  <w:ins w:id="46" w:author="Yash Ganthe" w:date="2016-09-15T05:51:00Z">
                                    <w:r w:rsidR="00F5449B" w:rsidRPr="00B474A5">
                                      <w:rPr>
                                        <w:color w:val="595959" w:themeColor="text1" w:themeTint="A6"/>
                                        <w:rPrChange w:id="47" w:author="Yash Ganthe" w:date="2016-09-15T06:31:00Z">
                                          <w:rPr>
                                            <w:color w:val="595959" w:themeColor="text1" w:themeTint="A6"/>
                                            <w:sz w:val="20"/>
                                            <w:szCs w:val="20"/>
                                          </w:rPr>
                                        </w:rPrChange>
                                      </w:rPr>
                                      <w:t xml:space="preserve">The project </w:t>
                                    </w:r>
                                  </w:ins>
                                  <w:ins w:id="48" w:author="Yash Ganthe" w:date="2016-09-15T05:55:00Z">
                                    <w:r w:rsidR="00F5449B" w:rsidRPr="00B474A5">
                                      <w:rPr>
                                        <w:color w:val="595959" w:themeColor="text1" w:themeTint="A6"/>
                                        <w:rPrChange w:id="49" w:author="Yash Ganthe" w:date="2016-09-15T06:31:00Z">
                                          <w:rPr>
                                            <w:color w:val="595959" w:themeColor="text1" w:themeTint="A6"/>
                                            <w:sz w:val="20"/>
                                            <w:szCs w:val="20"/>
                                          </w:rPr>
                                        </w:rPrChange>
                                      </w:rPr>
                                      <w:t>makes innovative use of technology and the power of internet to make</w:t>
                                    </w:r>
                                  </w:ins>
                                  <w:ins w:id="50" w:author="Yash Ganthe" w:date="2016-09-15T05:56:00Z">
                                    <w:r w:rsidR="00F5449B" w:rsidRPr="00B474A5">
                                      <w:rPr>
                                        <w:color w:val="595959" w:themeColor="text1" w:themeTint="A6"/>
                                        <w:rPrChange w:id="51" w:author="Yash Ganthe" w:date="2016-09-15T06:31:00Z">
                                          <w:rPr>
                                            <w:color w:val="595959" w:themeColor="text1" w:themeTint="A6"/>
                                            <w:sz w:val="20"/>
                                            <w:szCs w:val="20"/>
                                          </w:rPr>
                                        </w:rPrChange>
                                      </w:rPr>
                                      <w:t xml:space="preserve"> accurate</w:t>
                                    </w:r>
                                  </w:ins>
                                  <w:ins w:id="52" w:author="Yash Ganthe" w:date="2016-09-15T05:55:00Z">
                                    <w:r w:rsidR="00F5449B" w:rsidRPr="00B474A5">
                                      <w:rPr>
                                        <w:color w:val="595959" w:themeColor="text1" w:themeTint="A6"/>
                                        <w:rPrChange w:id="53" w:author="Yash Ganthe" w:date="2016-09-15T06:31:00Z">
                                          <w:rPr>
                                            <w:color w:val="595959" w:themeColor="text1" w:themeTint="A6"/>
                                            <w:sz w:val="20"/>
                                            <w:szCs w:val="20"/>
                                          </w:rPr>
                                        </w:rPrChange>
                                      </w:rPr>
                                      <w:t xml:space="preserve"> travel information available </w:t>
                                    </w:r>
                                  </w:ins>
                                  <w:ins w:id="54" w:author="Yash Ganthe" w:date="2016-09-15T05:56:00Z">
                                    <w:r w:rsidR="00F5449B" w:rsidRPr="00B474A5">
                                      <w:rPr>
                                        <w:color w:val="595959" w:themeColor="text1" w:themeTint="A6"/>
                                        <w:rPrChange w:id="55" w:author="Yash Ganthe" w:date="2016-09-15T06:31:00Z">
                                          <w:rPr>
                                            <w:color w:val="595959" w:themeColor="text1" w:themeTint="A6"/>
                                            <w:sz w:val="20"/>
                                            <w:szCs w:val="20"/>
                                          </w:rPr>
                                        </w:rPrChange>
                                      </w:rPr>
                                      <w:t xml:space="preserve">to tourists as </w:t>
                                    </w:r>
                                  </w:ins>
                                  <w:ins w:id="56" w:author="Yash Ganthe" w:date="2016-09-15T05:58:00Z">
                                    <w:r w:rsidR="00F5449B" w:rsidRPr="00B474A5">
                                      <w:rPr>
                                        <w:color w:val="595959" w:themeColor="text1" w:themeTint="A6"/>
                                        <w:rPrChange w:id="57" w:author="Yash Ganthe" w:date="2016-09-15T06:31:00Z">
                                          <w:rPr>
                                            <w:color w:val="595959" w:themeColor="text1" w:themeTint="A6"/>
                                            <w:sz w:val="20"/>
                                            <w:szCs w:val="20"/>
                                          </w:rPr>
                                        </w:rPrChange>
                                      </w:rPr>
                                      <w:t>w</w:t>
                                    </w:r>
                                  </w:ins>
                                  <w:ins w:id="58" w:author="Yash Ganthe" w:date="2016-09-15T05:56:00Z">
                                    <w:r w:rsidR="00F5449B" w:rsidRPr="00B474A5">
                                      <w:rPr>
                                        <w:color w:val="595959" w:themeColor="text1" w:themeTint="A6"/>
                                        <w:rPrChange w:id="59" w:author="Yash Ganthe" w:date="2016-09-15T06:31:00Z">
                                          <w:rPr>
                                            <w:color w:val="595959" w:themeColor="text1" w:themeTint="A6"/>
                                            <w:sz w:val="20"/>
                                            <w:szCs w:val="20"/>
                                          </w:rPr>
                                        </w:rPrChange>
                                      </w:rPr>
                                      <w:t>ell as locals.</w:t>
                                    </w:r>
                                  </w:ins>
                                  <w:ins w:id="60" w:author="Yash Ganthe" w:date="2016-09-15T05:58:00Z">
                                    <w:r w:rsidR="00D208EB" w:rsidRPr="00B474A5">
                                      <w:rPr>
                                        <w:color w:val="595959" w:themeColor="text1" w:themeTint="A6"/>
                                        <w:rPrChange w:id="61" w:author="Yash Ganthe" w:date="2016-09-15T06:31:00Z">
                                          <w:rPr>
                                            <w:color w:val="595959" w:themeColor="text1" w:themeTint="A6"/>
                                            <w:sz w:val="20"/>
                                            <w:szCs w:val="20"/>
                                          </w:rPr>
                                        </w:rPrChange>
                                      </w:rPr>
                                      <w:t xml:space="preserve"> Goa will be able to </w:t>
                                    </w:r>
                                  </w:ins>
                                  <w:ins w:id="62" w:author="Yash Ganthe" w:date="2016-09-15T06:00:00Z">
                                    <w:r w:rsidR="00D208EB" w:rsidRPr="00B474A5">
                                      <w:rPr>
                                        <w:color w:val="595959" w:themeColor="text1" w:themeTint="A6"/>
                                        <w:rPrChange w:id="63" w:author="Yash Ganthe" w:date="2016-09-15T06:31:00Z">
                                          <w:rPr>
                                            <w:color w:val="595959" w:themeColor="text1" w:themeTint="A6"/>
                                            <w:sz w:val="20"/>
                                            <w:szCs w:val="20"/>
                                          </w:rPr>
                                        </w:rPrChange>
                                      </w:rPr>
                                      <w:t>develop</w:t>
                                    </w:r>
                                  </w:ins>
                                  <w:ins w:id="64" w:author="Yash Ganthe" w:date="2016-09-15T05:58:00Z">
                                    <w:r w:rsidR="00D208EB" w:rsidRPr="00B474A5">
                                      <w:rPr>
                                        <w:color w:val="595959" w:themeColor="text1" w:themeTint="A6"/>
                                        <w:rPrChange w:id="65" w:author="Yash Ganthe" w:date="2016-09-15T06:31:00Z">
                                          <w:rPr>
                                            <w:color w:val="595959" w:themeColor="text1" w:themeTint="A6"/>
                                            <w:sz w:val="20"/>
                                            <w:szCs w:val="20"/>
                                          </w:rPr>
                                        </w:rPrChange>
                                      </w:rPr>
                                      <w:t xml:space="preserve"> </w:t>
                                    </w:r>
                                  </w:ins>
                                  <w:ins w:id="66" w:author="Yash Ganthe" w:date="2016-09-15T06:00:00Z">
                                    <w:r w:rsidR="00D208EB" w:rsidRPr="00B474A5">
                                      <w:rPr>
                                        <w:color w:val="595959" w:themeColor="text1" w:themeTint="A6"/>
                                        <w:rPrChange w:id="67" w:author="Yash Ganthe" w:date="2016-09-15T06:31:00Z">
                                          <w:rPr>
                                            <w:color w:val="595959" w:themeColor="text1" w:themeTint="A6"/>
                                            <w:sz w:val="20"/>
                                            <w:szCs w:val="20"/>
                                          </w:rPr>
                                        </w:rPrChange>
                                      </w:rPr>
                                      <w:t xml:space="preserve">a </w:t>
                                    </w:r>
                                  </w:ins>
                                  <w:ins w:id="68" w:author="Yash Ganthe" w:date="2016-09-15T05:58:00Z">
                                    <w:r w:rsidR="00D208EB" w:rsidRPr="00B474A5">
                                      <w:rPr>
                                        <w:color w:val="595959" w:themeColor="text1" w:themeTint="A6"/>
                                        <w:rPrChange w:id="69" w:author="Yash Ganthe" w:date="2016-09-15T06:31:00Z">
                                          <w:rPr>
                                            <w:color w:val="595959" w:themeColor="text1" w:themeTint="A6"/>
                                            <w:sz w:val="20"/>
                                            <w:szCs w:val="20"/>
                                          </w:rPr>
                                        </w:rPrChange>
                                      </w:rPr>
                                      <w:t>sustainable tourism industry by enhancing visitor experience by making information readily available.</w:t>
                                    </w:r>
                                  </w:ins>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336C57C" id="Text Box 153" o:spid="_x0000_s1027" type="#_x0000_t202" style="position:absolute;margin-left:38.7pt;margin-top:586.75pt;width:555.65pt;height:83.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" filled="f" stroked="f" strokeweight=".5pt">
                  <v:textbox inset="126pt,0,54pt,0">
                    <w:txbxContent>
                      <w:p w14:paraId="681993BD" w14:textId="43CD67E2" w:rsidR="006A3172" w:rsidRDefault="006A3172">
                        <w:pPr>
                          <w:pStyle w:val="NoSpacing"/>
                          <w:jc w:val="right"/>
                          <w:rPr>
                            <w:color w:val="5B9BD5" w:themeColor="accent1"/>
                            <w:sz w:val="28"/>
                            <w:szCs w:val="28"/>
                          </w:rPr>
                        </w:pPr>
                        <w:del w:id="70" w:author="Yash Ganthe" w:date="2016-09-15T06:30:00Z">
                          <w:r w:rsidDel="00B474A5">
                            <w:rPr>
                              <w:color w:val="5B9BD5" w:themeColor="accent1"/>
                              <w:sz w:val="28"/>
                              <w:szCs w:val="28"/>
                            </w:rPr>
                            <w:delText>Abstract</w:delText>
                          </w:r>
                        </w:del>
                      </w:p>
                      <w:sdt>
                        <w:sdtPr>
                          <w:rPr>
                            <w:color w:val="595959" w:themeColor="text1" w:themeTint="A6"/>
                            <w:rPrChange w:id="71" w:author="Yash Ganthe" w:date="2016-09-15T06:31:00Z">
                              <w:rPr>
                                <w:color w:val="595959" w:themeColor="text1" w:themeTint="A6"/>
                                <w:sz w:val="20"/>
                                <w:szCs w:val="20"/>
                              </w:rPr>
                            </w:rPrChange>
                          </w:rPr>
                          <w:alias w:val="Abstract"/>
                          <w:tag w:val=""/>
                          <w:id w:val="-557316285"/>
                          <w:dataBinding w:prefixMappings="xmlns:ns0='http://schemas.microsoft.com/office/2006/coverPageProps' " w:xpath="/ns0:CoverPageProperties[1]/ns0:Abstract[1]" w:storeItemID="{55AF091B-3C7A-41E3-B477-F2FDAA23CFDA}"/>
                          <w:text w:multiLine="1"/>
                        </w:sdtPr>
                        <w:sdtEndPr>
                          <w:rPr>
                            <w:rPrChange w:id="72" w:author="Yash Ganthe" w:date="2016-09-15T06:31:00Z">
                              <w:rPr/>
                            </w:rPrChange>
                          </w:rPr>
                        </w:sdtEndPr>
                        <w:sdtContent>
                          <w:p w14:paraId="3845B54B" w14:textId="455004EA" w:rsidR="006A3172" w:rsidRPr="00B474A5" w:rsidRDefault="00685D92" w:rsidP="00B474A5">
                            <w:pPr>
                              <w:pStyle w:val="NoSpacing"/>
                              <w:rPr>
                                <w:color w:val="595959" w:themeColor="text1" w:themeTint="A6"/>
                                <w:rPrChange w:id="73" w:author="Yash Ganthe" w:date="2016-09-15T06:31:00Z">
                                  <w:rPr>
                                    <w:color w:val="595959" w:themeColor="text1" w:themeTint="A6"/>
                                    <w:sz w:val="20"/>
                                    <w:szCs w:val="20"/>
                                  </w:rPr>
                                </w:rPrChange>
                              </w:rPr>
                              <w:pPrChange w:id="74" w:author="Yash Ganthe" w:date="2016-09-15T06:31:00Z">
                                <w:pPr>
                                  <w:pStyle w:val="NoSpacing"/>
                                  <w:jc w:val="right"/>
                                </w:pPr>
                              </w:pPrChange>
                            </w:pPr>
                            <w:ins w:id="75" w:author="Anjali" w:date="2016-09-14T22:38:00Z">
                              <w:del w:id="76" w:author="Yash Ganthe" w:date="2016-09-15T05:51:00Z">
                                <w:r w:rsidRPr="00B474A5" w:rsidDel="00F5449B">
                                  <w:rPr>
                                    <w:color w:val="595959" w:themeColor="text1" w:themeTint="A6"/>
                                    <w:rPrChange w:id="77" w:author="Yash Ganthe" w:date="2016-09-15T06:31:00Z">
                                      <w:rPr>
                                        <w:color w:val="595959" w:themeColor="text1" w:themeTint="A6"/>
                                        <w:sz w:val="20"/>
                                        <w:szCs w:val="20"/>
                                      </w:rPr>
                                    </w:rPrChange>
                                  </w:rPr>
                                  <w:delText>Technology should be embraced in sync with Google which is a software giant.</w:delText>
                                </w:r>
                              </w:del>
                            </w:ins>
                            <w:ins w:id="78" w:author="Yash Ganthe" w:date="2016-09-15T05:51:00Z">
                              <w:r w:rsidR="00F5449B" w:rsidRPr="00B474A5">
                                <w:rPr>
                                  <w:color w:val="595959" w:themeColor="text1" w:themeTint="A6"/>
                                  <w:rPrChange w:id="79" w:author="Yash Ganthe" w:date="2016-09-15T06:31:00Z">
                                    <w:rPr>
                                      <w:color w:val="595959" w:themeColor="text1" w:themeTint="A6"/>
                                      <w:sz w:val="20"/>
                                      <w:szCs w:val="20"/>
                                    </w:rPr>
                                  </w:rPrChange>
                                </w:rPr>
                                <w:t xml:space="preserve">The project </w:t>
                              </w:r>
                            </w:ins>
                            <w:ins w:id="80" w:author="Yash Ganthe" w:date="2016-09-15T05:55:00Z">
                              <w:r w:rsidR="00F5449B" w:rsidRPr="00B474A5">
                                <w:rPr>
                                  <w:color w:val="595959" w:themeColor="text1" w:themeTint="A6"/>
                                  <w:rPrChange w:id="81" w:author="Yash Ganthe" w:date="2016-09-15T06:31:00Z">
                                    <w:rPr>
                                      <w:color w:val="595959" w:themeColor="text1" w:themeTint="A6"/>
                                      <w:sz w:val="20"/>
                                      <w:szCs w:val="20"/>
                                    </w:rPr>
                                  </w:rPrChange>
                                </w:rPr>
                                <w:t>makes innovative use of technology and the power of internet to make</w:t>
                              </w:r>
                            </w:ins>
                            <w:ins w:id="82" w:author="Yash Ganthe" w:date="2016-09-15T05:56:00Z">
                              <w:r w:rsidR="00F5449B" w:rsidRPr="00B474A5">
                                <w:rPr>
                                  <w:color w:val="595959" w:themeColor="text1" w:themeTint="A6"/>
                                  <w:rPrChange w:id="83" w:author="Yash Ganthe" w:date="2016-09-15T06:31:00Z">
                                    <w:rPr>
                                      <w:color w:val="595959" w:themeColor="text1" w:themeTint="A6"/>
                                      <w:sz w:val="20"/>
                                      <w:szCs w:val="20"/>
                                    </w:rPr>
                                  </w:rPrChange>
                                </w:rPr>
                                <w:t xml:space="preserve"> accurate</w:t>
                              </w:r>
                            </w:ins>
                            <w:ins w:id="84" w:author="Yash Ganthe" w:date="2016-09-15T05:55:00Z">
                              <w:r w:rsidR="00F5449B" w:rsidRPr="00B474A5">
                                <w:rPr>
                                  <w:color w:val="595959" w:themeColor="text1" w:themeTint="A6"/>
                                  <w:rPrChange w:id="85" w:author="Yash Ganthe" w:date="2016-09-15T06:31:00Z">
                                    <w:rPr>
                                      <w:color w:val="595959" w:themeColor="text1" w:themeTint="A6"/>
                                      <w:sz w:val="20"/>
                                      <w:szCs w:val="20"/>
                                    </w:rPr>
                                  </w:rPrChange>
                                </w:rPr>
                                <w:t xml:space="preserve"> travel information available </w:t>
                              </w:r>
                            </w:ins>
                            <w:ins w:id="86" w:author="Yash Ganthe" w:date="2016-09-15T05:56:00Z">
                              <w:r w:rsidR="00F5449B" w:rsidRPr="00B474A5">
                                <w:rPr>
                                  <w:color w:val="595959" w:themeColor="text1" w:themeTint="A6"/>
                                  <w:rPrChange w:id="87" w:author="Yash Ganthe" w:date="2016-09-15T06:31:00Z">
                                    <w:rPr>
                                      <w:color w:val="595959" w:themeColor="text1" w:themeTint="A6"/>
                                      <w:sz w:val="20"/>
                                      <w:szCs w:val="20"/>
                                    </w:rPr>
                                  </w:rPrChange>
                                </w:rPr>
                                <w:t xml:space="preserve">to tourists as </w:t>
                              </w:r>
                            </w:ins>
                            <w:ins w:id="88" w:author="Yash Ganthe" w:date="2016-09-15T05:58:00Z">
                              <w:r w:rsidR="00F5449B" w:rsidRPr="00B474A5">
                                <w:rPr>
                                  <w:color w:val="595959" w:themeColor="text1" w:themeTint="A6"/>
                                  <w:rPrChange w:id="89" w:author="Yash Ganthe" w:date="2016-09-15T06:31:00Z">
                                    <w:rPr>
                                      <w:color w:val="595959" w:themeColor="text1" w:themeTint="A6"/>
                                      <w:sz w:val="20"/>
                                      <w:szCs w:val="20"/>
                                    </w:rPr>
                                  </w:rPrChange>
                                </w:rPr>
                                <w:t>w</w:t>
                              </w:r>
                            </w:ins>
                            <w:ins w:id="90" w:author="Yash Ganthe" w:date="2016-09-15T05:56:00Z">
                              <w:r w:rsidR="00F5449B" w:rsidRPr="00B474A5">
                                <w:rPr>
                                  <w:color w:val="595959" w:themeColor="text1" w:themeTint="A6"/>
                                  <w:rPrChange w:id="91" w:author="Yash Ganthe" w:date="2016-09-15T06:31:00Z">
                                    <w:rPr>
                                      <w:color w:val="595959" w:themeColor="text1" w:themeTint="A6"/>
                                      <w:sz w:val="20"/>
                                      <w:szCs w:val="20"/>
                                    </w:rPr>
                                  </w:rPrChange>
                                </w:rPr>
                                <w:t>ell as locals.</w:t>
                              </w:r>
                            </w:ins>
                            <w:ins w:id="92" w:author="Yash Ganthe" w:date="2016-09-15T05:58:00Z">
                              <w:r w:rsidR="00D208EB" w:rsidRPr="00B474A5">
                                <w:rPr>
                                  <w:color w:val="595959" w:themeColor="text1" w:themeTint="A6"/>
                                  <w:rPrChange w:id="93" w:author="Yash Ganthe" w:date="2016-09-15T06:31:00Z">
                                    <w:rPr>
                                      <w:color w:val="595959" w:themeColor="text1" w:themeTint="A6"/>
                                      <w:sz w:val="20"/>
                                      <w:szCs w:val="20"/>
                                    </w:rPr>
                                  </w:rPrChange>
                                </w:rPr>
                                <w:t xml:space="preserve"> Goa will be able to </w:t>
                              </w:r>
                            </w:ins>
                            <w:ins w:id="94" w:author="Yash Ganthe" w:date="2016-09-15T06:00:00Z">
                              <w:r w:rsidR="00D208EB" w:rsidRPr="00B474A5">
                                <w:rPr>
                                  <w:color w:val="595959" w:themeColor="text1" w:themeTint="A6"/>
                                  <w:rPrChange w:id="95" w:author="Yash Ganthe" w:date="2016-09-15T06:31:00Z">
                                    <w:rPr>
                                      <w:color w:val="595959" w:themeColor="text1" w:themeTint="A6"/>
                                      <w:sz w:val="20"/>
                                      <w:szCs w:val="20"/>
                                    </w:rPr>
                                  </w:rPrChange>
                                </w:rPr>
                                <w:t>develop</w:t>
                              </w:r>
                            </w:ins>
                            <w:ins w:id="96" w:author="Yash Ganthe" w:date="2016-09-15T05:58:00Z">
                              <w:r w:rsidR="00D208EB" w:rsidRPr="00B474A5">
                                <w:rPr>
                                  <w:color w:val="595959" w:themeColor="text1" w:themeTint="A6"/>
                                  <w:rPrChange w:id="97" w:author="Yash Ganthe" w:date="2016-09-15T06:31:00Z">
                                    <w:rPr>
                                      <w:color w:val="595959" w:themeColor="text1" w:themeTint="A6"/>
                                      <w:sz w:val="20"/>
                                      <w:szCs w:val="20"/>
                                    </w:rPr>
                                  </w:rPrChange>
                                </w:rPr>
                                <w:t xml:space="preserve"> </w:t>
                              </w:r>
                            </w:ins>
                            <w:ins w:id="98" w:author="Yash Ganthe" w:date="2016-09-15T06:00:00Z">
                              <w:r w:rsidR="00D208EB" w:rsidRPr="00B474A5">
                                <w:rPr>
                                  <w:color w:val="595959" w:themeColor="text1" w:themeTint="A6"/>
                                  <w:rPrChange w:id="99" w:author="Yash Ganthe" w:date="2016-09-15T06:31:00Z">
                                    <w:rPr>
                                      <w:color w:val="595959" w:themeColor="text1" w:themeTint="A6"/>
                                      <w:sz w:val="20"/>
                                      <w:szCs w:val="20"/>
                                    </w:rPr>
                                  </w:rPrChange>
                                </w:rPr>
                                <w:t xml:space="preserve">a </w:t>
                              </w:r>
                            </w:ins>
                            <w:ins w:id="100" w:author="Yash Ganthe" w:date="2016-09-15T05:58:00Z">
                              <w:r w:rsidR="00D208EB" w:rsidRPr="00B474A5">
                                <w:rPr>
                                  <w:color w:val="595959" w:themeColor="text1" w:themeTint="A6"/>
                                  <w:rPrChange w:id="101" w:author="Yash Ganthe" w:date="2016-09-15T06:31:00Z">
                                    <w:rPr>
                                      <w:color w:val="595959" w:themeColor="text1" w:themeTint="A6"/>
                                      <w:sz w:val="20"/>
                                      <w:szCs w:val="20"/>
                                    </w:rPr>
                                  </w:rPrChange>
                                </w:rPr>
                                <w:t>sustainable tourism industry by enhancing visitor experience by making information readily available.</w:t>
                              </w:r>
                            </w:ins>
                          </w:p>
                        </w:sdtContent>
                      </w:sdt>
                    </w:txbxContent>
                  </v:textbox>
                  <w10:wrap type="square" anchorx="page" anchory="page"/>
                </v:shape>
              </w:pict>
            </mc:Fallback>
          </mc:AlternateContent>
        </w:r>
        <w:r>
          <w:rPr>
            <w:noProof/>
            <w:lang w:bidi="mr-IN"/>
          </w:rPr>
          <mc:AlternateContent>
            <mc:Choice Requires="wps">
              <w:drawing>
                <wp:anchor distT="0" distB="0" distL="114300" distR="114300" simplePos="0" relativeHeight="251663360" behindDoc="0" locked="0" layoutInCell="1" allowOverlap="1" wp14:anchorId="4BBFBE47" wp14:editId="50F5AF52">
                  <wp:simplePos x="0" y="0"/>
                  <wp:positionH relativeFrom="page">
                    <wp:posOffset>590550</wp:posOffset>
                  </wp:positionH>
                  <wp:positionV relativeFrom="page">
                    <wp:posOffset>5819775</wp:posOffset>
                  </wp:positionV>
                  <wp:extent cx="7315200" cy="185420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854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E76910" w14:textId="77777777" w:rsidR="006A3172" w:rsidRDefault="00A51D1D">
                              <w:pPr>
                                <w:jc w:val="right"/>
                                <w:rPr>
                                  <w:color w:val="5B9BD5" w:themeColor="accent1"/>
                                  <w:sz w:val="64"/>
                                  <w:szCs w:val="64"/>
                                </w:rPr>
                              </w:pPr>
                              <w:sdt>
                                <w:sdtPr>
                                  <w:rPr>
                                    <w:caps/>
                                    <w:color w:val="5B9BD5" w:themeColor="accent1"/>
                                    <w:sz w:val="64"/>
                                    <w:szCs w:val="64"/>
                                  </w:rPr>
                                  <w:alias w:val="Title"/>
                                  <w:tag w:val=""/>
                                  <w:id w:val="-22167763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ins w:id="102" w:author="Yash Ganthe" w:date="2016-09-14T02:06:00Z">
                                    <w:r w:rsidR="00502E0A">
                                      <w:rPr>
                                        <w:caps/>
                                        <w:color w:val="5B9BD5" w:themeColor="accent1"/>
                                        <w:sz w:val="64"/>
                                        <w:szCs w:val="64"/>
                                      </w:rPr>
                                      <w:t>Goa on Google</w:t>
                                    </w:r>
                                  </w:ins>
                                </w:sdtContent>
                              </w:sdt>
                            </w:p>
                            <w:sdt>
                              <w:sdtPr>
                                <w:rPr>
                                  <w:color w:val="404040" w:themeColor="text1" w:themeTint="BF"/>
                                  <w:sz w:val="36"/>
                                  <w:szCs w:val="36"/>
                                </w:rPr>
                                <w:alias w:val="Subtitle"/>
                                <w:tag w:val=""/>
                                <w:id w:val="-1616967827"/>
                                <w:dataBinding w:prefixMappings="xmlns:ns0='http://purl.org/dc/elements/1.1/' xmlns:ns1='http://schemas.openxmlformats.org/package/2006/metadata/core-properties' " w:xpath="/ns1:coreProperties[1]/ns0:subject[1]" w:storeItemID="{6C3C8BC8-F283-45AE-878A-BAB7291924A1}"/>
                                <w:text/>
                              </w:sdtPr>
                              <w:sdtEndPr/>
                              <w:sdtContent>
                                <w:p w14:paraId="2CB6688D" w14:textId="7F70779F" w:rsidR="006A3172" w:rsidRDefault="00502E0A">
                                  <w:pPr>
                                    <w:jc w:val="right"/>
                                    <w:rPr>
                                      <w:smallCaps/>
                                      <w:color w:val="404040" w:themeColor="text1" w:themeTint="BF"/>
                                      <w:sz w:val="36"/>
                                      <w:szCs w:val="36"/>
                                    </w:rPr>
                                  </w:pPr>
                                  <w:ins w:id="103" w:author="Yash Ganthe" w:date="2016-09-14T02:09:00Z">
                                    <w:r>
                                      <w:rPr>
                                        <w:color w:val="404040" w:themeColor="text1" w:themeTint="BF"/>
                                        <w:sz w:val="36"/>
                                        <w:szCs w:val="36"/>
                                      </w:rPr>
                                      <w:t>Bringing informatio</w:t>
                                    </w:r>
                                  </w:ins>
                                  <w:ins w:id="104" w:author="Anjali" w:date="2016-09-14T22:37:00Z">
                                    <w:r w:rsidR="00685D92">
                                      <w:rPr>
                                        <w:color w:val="404040" w:themeColor="text1" w:themeTint="BF"/>
                                        <w:sz w:val="36"/>
                                        <w:szCs w:val="36"/>
                                      </w:rPr>
                                      <w:t xml:space="preserve">n </w:t>
                                    </w:r>
                                    <w:del w:id="105" w:author="Yash Ganthe" w:date="2016-09-15T06:05:00Z">
                                      <w:r w:rsidR="00685D92" w:rsidDel="00D208EB">
                                        <w:rPr>
                                          <w:color w:val="404040" w:themeColor="text1" w:themeTint="BF"/>
                                          <w:sz w:val="36"/>
                                          <w:szCs w:val="36"/>
                                        </w:rPr>
                                        <w:delText>at the</w:delText>
                                      </w:r>
                                    </w:del>
                                  </w:ins>
                                  <w:ins w:id="106" w:author="Yash Ganthe" w:date="2016-09-15T06:05:00Z">
                                    <w:r w:rsidR="00D208EB">
                                      <w:rPr>
                                        <w:color w:val="404040" w:themeColor="text1" w:themeTint="BF"/>
                                        <w:sz w:val="36"/>
                                        <w:szCs w:val="36"/>
                                      </w:rPr>
                                      <w:t>to</w:t>
                                    </w:r>
                                  </w:ins>
                                  <w:ins w:id="107" w:author="Yash Ganthe" w:date="2016-09-14T02:09:00Z">
                                    <w:r>
                                      <w:rPr>
                                        <w:color w:val="404040" w:themeColor="text1" w:themeTint="BF"/>
                                        <w:sz w:val="36"/>
                                        <w:szCs w:val="36"/>
                                      </w:rPr>
                                      <w:t xml:space="preserve"> fingertips</w:t>
                                    </w:r>
                                  </w:ins>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BBFBE47" id="Text Box 154" o:spid="_x0000_s1028" type="#_x0000_t202" style="position:absolute;margin-left:46.5pt;margin-top:458.25pt;width:8in;height:146pt;z-index:25166336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" filled="f" stroked="f" strokeweight=".5pt">
                  <v:textbox inset="126pt,0,54pt,0">
                    <w:txbxContent>
                      <w:p w14:paraId="34E76910" w14:textId="77777777" w:rsidR="006A3172" w:rsidRDefault="00A51D1D">
                        <w:pPr>
                          <w:jc w:val="right"/>
                          <w:rPr>
                            <w:color w:val="5B9BD5" w:themeColor="accent1"/>
                            <w:sz w:val="64"/>
                            <w:szCs w:val="64"/>
                          </w:rPr>
                        </w:pPr>
                        <w:sdt>
                          <w:sdtPr>
                            <w:rPr>
                              <w:caps/>
                              <w:color w:val="5B9BD5" w:themeColor="accent1"/>
                              <w:sz w:val="64"/>
                              <w:szCs w:val="64"/>
                            </w:rPr>
                            <w:alias w:val="Title"/>
                            <w:tag w:val=""/>
                            <w:id w:val="-22167763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ins w:id="108" w:author="Yash Ganthe" w:date="2016-09-14T02:06:00Z">
                              <w:r w:rsidR="00502E0A">
                                <w:rPr>
                                  <w:caps/>
                                  <w:color w:val="5B9BD5" w:themeColor="accent1"/>
                                  <w:sz w:val="64"/>
                                  <w:szCs w:val="64"/>
                                </w:rPr>
                                <w:t>Goa on Google</w:t>
                              </w:r>
                            </w:ins>
                          </w:sdtContent>
                        </w:sdt>
                      </w:p>
                      <w:sdt>
                        <w:sdtPr>
                          <w:rPr>
                            <w:color w:val="404040" w:themeColor="text1" w:themeTint="BF"/>
                            <w:sz w:val="36"/>
                            <w:szCs w:val="36"/>
                          </w:rPr>
                          <w:alias w:val="Subtitle"/>
                          <w:tag w:val=""/>
                          <w:id w:val="-1616967827"/>
                          <w:dataBinding w:prefixMappings="xmlns:ns0='http://purl.org/dc/elements/1.1/' xmlns:ns1='http://schemas.openxmlformats.org/package/2006/metadata/core-properties' " w:xpath="/ns1:coreProperties[1]/ns0:subject[1]" w:storeItemID="{6C3C8BC8-F283-45AE-878A-BAB7291924A1}"/>
                          <w:text/>
                        </w:sdtPr>
                        <w:sdtEndPr/>
                        <w:sdtContent>
                          <w:p w14:paraId="2CB6688D" w14:textId="7F70779F" w:rsidR="006A3172" w:rsidRDefault="00502E0A">
                            <w:pPr>
                              <w:jc w:val="right"/>
                              <w:rPr>
                                <w:smallCaps/>
                                <w:color w:val="404040" w:themeColor="text1" w:themeTint="BF"/>
                                <w:sz w:val="36"/>
                                <w:szCs w:val="36"/>
                              </w:rPr>
                            </w:pPr>
                            <w:ins w:id="109" w:author="Yash Ganthe" w:date="2016-09-14T02:09:00Z">
                              <w:r>
                                <w:rPr>
                                  <w:color w:val="404040" w:themeColor="text1" w:themeTint="BF"/>
                                  <w:sz w:val="36"/>
                                  <w:szCs w:val="36"/>
                                </w:rPr>
                                <w:t>Bringing informatio</w:t>
                              </w:r>
                            </w:ins>
                            <w:ins w:id="110" w:author="Anjali" w:date="2016-09-14T22:37:00Z">
                              <w:r w:rsidR="00685D92">
                                <w:rPr>
                                  <w:color w:val="404040" w:themeColor="text1" w:themeTint="BF"/>
                                  <w:sz w:val="36"/>
                                  <w:szCs w:val="36"/>
                                </w:rPr>
                                <w:t xml:space="preserve">n </w:t>
                              </w:r>
                              <w:del w:id="111" w:author="Yash Ganthe" w:date="2016-09-15T06:05:00Z">
                                <w:r w:rsidR="00685D92" w:rsidDel="00D208EB">
                                  <w:rPr>
                                    <w:color w:val="404040" w:themeColor="text1" w:themeTint="BF"/>
                                    <w:sz w:val="36"/>
                                    <w:szCs w:val="36"/>
                                  </w:rPr>
                                  <w:delText>at the</w:delText>
                                </w:r>
                              </w:del>
                            </w:ins>
                            <w:ins w:id="112" w:author="Yash Ganthe" w:date="2016-09-15T06:05:00Z">
                              <w:r w:rsidR="00D208EB">
                                <w:rPr>
                                  <w:color w:val="404040" w:themeColor="text1" w:themeTint="BF"/>
                                  <w:sz w:val="36"/>
                                  <w:szCs w:val="36"/>
                                </w:rPr>
                                <w:t>to</w:t>
                              </w:r>
                            </w:ins>
                            <w:ins w:id="113" w:author="Yash Ganthe" w:date="2016-09-14T02:09:00Z">
                              <w:r>
                                <w:rPr>
                                  <w:color w:val="404040" w:themeColor="text1" w:themeTint="BF"/>
                                  <w:sz w:val="36"/>
                                  <w:szCs w:val="36"/>
                                </w:rPr>
                                <w:t xml:space="preserve"> fingertips</w:t>
                              </w:r>
                            </w:ins>
                          </w:p>
                        </w:sdtContent>
                      </w:sdt>
                    </w:txbxContent>
                  </v:textbox>
                  <w10:wrap type="square" anchorx="page" anchory="page"/>
                </v:shape>
              </w:pict>
            </mc:Fallback>
          </mc:AlternateContent>
        </w:r>
      </w:ins>
      <w:ins w:id="114" w:author="Yash Ganthe" w:date="2016-09-15T06:15:00Z">
        <w:r w:rsidR="00B156EF">
          <w:rPr>
            <w:rFonts w:asciiTheme="majorHAnsi" w:hAnsiTheme="majorHAnsi"/>
            <w:b/>
            <w:noProof/>
            <w:color w:val="2E74B5" w:themeColor="accent1" w:themeShade="BF"/>
            <w:sz w:val="40"/>
            <w:szCs w:val="32"/>
            <w:lang w:bidi="mr-IN"/>
            <w:rPrChange w:id="115" w:author="Unknown">
              <w:rPr>
                <w:noProof/>
                <w:lang w:bidi="mr-IN"/>
              </w:rPr>
            </w:rPrChange>
          </w:rPr>
          <w:drawing>
            <wp:inline distT="0" distB="0" distL="0" distR="0" wp14:anchorId="06FCCFBD" wp14:editId="75D1CD53">
              <wp:extent cx="5943600" cy="25584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Transi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ins>
    </w:p>
    <w:p w14:paraId="2687FECA" w14:textId="51E6E1E2" w:rsidR="00F5449B" w:rsidRDefault="00F5449B">
      <w:pPr>
        <w:rPr>
          <w:ins w:id="116" w:author="Yash Ganthe" w:date="2016-09-15T05:48:00Z"/>
        </w:rPr>
      </w:pPr>
    </w:p>
    <w:p w14:paraId="6A6201D4" w14:textId="22949BC6" w:rsidR="00322D60" w:rsidDel="00D208EB" w:rsidRDefault="006A3172" w:rsidP="00D208EB">
      <w:pPr>
        <w:rPr>
          <w:del w:id="117" w:author="Yash Ganthe" w:date="2016-09-15T06:03:00Z"/>
        </w:rPr>
        <w:pPrChange w:id="118" w:author="Yash Ganthe" w:date="2016-09-15T06:03:00Z">
          <w:pPr>
            <w:spacing w:after="0"/>
            <w:jc w:val="center"/>
          </w:pPr>
        </w:pPrChange>
      </w:pPr>
      <w:moveToRangeStart w:id="119" w:author="Yash Ganthe" w:date="2016-09-14T00:47:00Z" w:name="move461577280"/>
      <w:moveTo w:id="120" w:author="Yash Ganthe" w:date="2016-09-14T00:47:00Z">
        <w:del w:id="121" w:author="Yash Ganthe" w:date="2016-09-14T02:09:00Z">
          <w:r w:rsidDel="00502E0A">
            <w:rPr>
              <w:rFonts w:asciiTheme="majorHAnsi" w:hAnsiTheme="majorHAnsi"/>
              <w:b/>
              <w:noProof/>
              <w:color w:val="2E74B5" w:themeColor="accent1" w:themeShade="BF"/>
              <w:sz w:val="40"/>
              <w:szCs w:val="32"/>
              <w:lang w:bidi="mr-IN"/>
              <w:rPrChange w:id="122" w:author="Unknown">
                <w:rPr>
                  <w:noProof/>
                  <w:lang w:bidi="mr-IN"/>
                </w:rPr>
              </w:rPrChange>
            </w:rPr>
            <w:drawing>
              <wp:inline distT="0" distB="0" distL="0" distR="0" wp14:anchorId="3AD126BB" wp14:editId="4B7E499C">
                <wp:extent cx="5943600" cy="2558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Transi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del>
      </w:moveTo>
      <w:moveFromRangeStart w:id="123" w:author="Yash Ganthe" w:date="2016-09-14T02:27:00Z" w:name="move461583375"/>
      <w:moveToRangeEnd w:id="119"/>
      <w:moveFrom w:id="124" w:author="Yash Ganthe" w:date="2016-09-14T02:27:00Z">
        <w:del w:id="125" w:author="Yash Ganthe" w:date="2016-09-15T06:03:00Z">
          <w:r w:rsidR="00F43344" w:rsidDel="00D208EB">
            <w:rPr>
              <w:noProof/>
              <w:lang w:bidi="mr-IN"/>
            </w:rPr>
            <w:drawing>
              <wp:inline distT="0" distB="0" distL="0" distR="0" wp14:anchorId="7990AB8D" wp14:editId="3E12290C">
                <wp:extent cx="3790950" cy="1085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203139_1769711053286156_5770980899029431375_n.png"/>
                        <pic:cNvPicPr/>
                      </pic:nvPicPr>
                      <pic:blipFill rotWithShape="1">
                        <a:blip r:embed="rId11">
                          <a:extLst>
                            <a:ext uri="{28A0092B-C50C-407E-A947-70E740481C1C}">
                              <a14:useLocalDpi xmlns:a14="http://schemas.microsoft.com/office/drawing/2010/main" val="0"/>
                            </a:ext>
                          </a:extLst>
                        </a:blip>
                        <a:srcRect b="14322"/>
                        <a:stretch/>
                      </pic:blipFill>
                      <pic:spPr bwMode="auto">
                        <a:xfrm>
                          <a:off x="0" y="0"/>
                          <a:ext cx="3791407" cy="1085981"/>
                        </a:xfrm>
                        <a:prstGeom prst="rect">
                          <a:avLst/>
                        </a:prstGeom>
                        <a:ln>
                          <a:noFill/>
                        </a:ln>
                        <a:extLst>
                          <a:ext uri="{53640926-AAD7-44D8-BBD7-CCE9431645EC}">
                            <a14:shadowObscured xmlns:a14="http://schemas.microsoft.com/office/drawing/2010/main"/>
                          </a:ext>
                        </a:extLst>
                      </pic:spPr>
                    </pic:pic>
                  </a:graphicData>
                </a:graphic>
              </wp:inline>
            </w:drawing>
          </w:r>
        </w:del>
      </w:moveFrom>
      <w:moveFromRangeEnd w:id="123"/>
    </w:p>
    <w:p w14:paraId="1473E77E" w14:textId="091A812A" w:rsidR="00685D92" w:rsidDel="00D208EB" w:rsidRDefault="00685D92" w:rsidP="00D208EB">
      <w:pPr>
        <w:rPr>
          <w:ins w:id="126" w:author="Anjali" w:date="2016-09-14T22:40:00Z"/>
          <w:del w:id="127" w:author="Yash Ganthe" w:date="2016-09-15T06:03:00Z"/>
          <w:rFonts w:ascii="Imprint MT Shadow" w:hAnsi="Imprint MT Shadow" w:cs="Aharoni"/>
          <w:color w:val="2E74B5" w:themeColor="accent1" w:themeShade="BF"/>
          <w:sz w:val="48"/>
          <w:szCs w:val="28"/>
        </w:rPr>
        <w:pPrChange w:id="128" w:author="Yash Ganthe" w:date="2016-09-15T06:03:00Z">
          <w:pPr>
            <w:spacing w:after="0"/>
            <w:jc w:val="center"/>
          </w:pPr>
        </w:pPrChange>
      </w:pPr>
    </w:p>
    <w:p w14:paraId="3D848439" w14:textId="58D9CFF8" w:rsidR="00685D92" w:rsidDel="00D208EB" w:rsidRDefault="00685D92" w:rsidP="000578FA">
      <w:pPr>
        <w:spacing w:after="0"/>
        <w:jc w:val="center"/>
        <w:rPr>
          <w:ins w:id="129" w:author="Anjali" w:date="2016-09-14T22:40:00Z"/>
          <w:del w:id="130" w:author="Yash Ganthe" w:date="2016-09-15T06:03:00Z"/>
          <w:rFonts w:ascii="Imprint MT Shadow" w:hAnsi="Imprint MT Shadow" w:cs="Aharoni"/>
          <w:color w:val="2E74B5" w:themeColor="accent1" w:themeShade="BF"/>
          <w:sz w:val="48"/>
          <w:szCs w:val="28"/>
        </w:rPr>
      </w:pPr>
    </w:p>
    <w:p w14:paraId="4CED127C" w14:textId="5774DC2A" w:rsidR="001F0F29" w:rsidRPr="00685D92" w:rsidDel="00D208EB" w:rsidRDefault="001F0F29" w:rsidP="000578FA">
      <w:pPr>
        <w:spacing w:after="0"/>
        <w:jc w:val="center"/>
        <w:rPr>
          <w:ins w:id="131" w:author="Anjali" w:date="2016-09-14T22:42:00Z"/>
          <w:del w:id="132" w:author="Yash Ganthe" w:date="2016-09-15T06:03:00Z"/>
          <w:rFonts w:ascii="Imprint MT Shadow" w:hAnsi="Imprint MT Shadow" w:cs="Aharoni"/>
          <w:color w:val="1F4E79" w:themeColor="accent1" w:themeShade="80"/>
          <w:sz w:val="72"/>
          <w:szCs w:val="28"/>
          <w:rPrChange w:id="133" w:author="Anjali" w:date="2016-09-14T22:43:00Z">
            <w:rPr>
              <w:ins w:id="134" w:author="Anjali" w:date="2016-09-14T22:42:00Z"/>
              <w:del w:id="135" w:author="Yash Ganthe" w:date="2016-09-15T06:03:00Z"/>
              <w:rFonts w:ascii="Imprint MT Shadow" w:hAnsi="Imprint MT Shadow" w:cs="Aharoni"/>
              <w:color w:val="2E74B5" w:themeColor="accent1" w:themeShade="BF"/>
              <w:sz w:val="72"/>
              <w:szCs w:val="28"/>
            </w:rPr>
          </w:rPrChange>
        </w:rPr>
      </w:pPr>
      <w:del w:id="136" w:author="Yash Ganthe" w:date="2016-09-15T06:03:00Z">
        <w:r w:rsidRPr="00685D92" w:rsidDel="00D208EB">
          <w:rPr>
            <w:rFonts w:ascii="Imprint MT Shadow" w:hAnsi="Imprint MT Shadow" w:cs="Aharoni"/>
            <w:color w:val="1F4E79" w:themeColor="accent1" w:themeShade="80"/>
            <w:sz w:val="72"/>
            <w:szCs w:val="28"/>
            <w:rPrChange w:id="137" w:author="Anjali" w:date="2016-09-14T22:43:00Z">
              <w:rPr>
                <w:rFonts w:ascii="Baskerville Old Face" w:hAnsi="Baskerville Old Face"/>
                <w:color w:val="2E74B5" w:themeColor="accent1" w:themeShade="BF"/>
                <w:sz w:val="28"/>
                <w:szCs w:val="28"/>
              </w:rPr>
            </w:rPrChange>
          </w:rPr>
          <w:delText>NewYug Technologies</w:delText>
        </w:r>
      </w:del>
    </w:p>
    <w:p w14:paraId="7C7E146F" w14:textId="392F1E36" w:rsidR="00685D92" w:rsidRPr="00685D92" w:rsidDel="00D208EB" w:rsidRDefault="00685D92" w:rsidP="000578FA">
      <w:pPr>
        <w:spacing w:after="0"/>
        <w:jc w:val="center"/>
        <w:rPr>
          <w:del w:id="138" w:author="Yash Ganthe" w:date="2016-09-15T06:03:00Z"/>
          <w:rFonts w:ascii="Imprint MT Shadow" w:hAnsi="Imprint MT Shadow" w:cs="Aharoni"/>
          <w:color w:val="1F4E79" w:themeColor="accent1" w:themeShade="80"/>
          <w:sz w:val="16"/>
          <w:szCs w:val="16"/>
          <w:rPrChange w:id="139" w:author="Anjali" w:date="2016-09-14T22:43:00Z">
            <w:rPr>
              <w:del w:id="140" w:author="Yash Ganthe" w:date="2016-09-15T06:03:00Z"/>
              <w:rFonts w:ascii="Baskerville Old Face" w:hAnsi="Baskerville Old Face"/>
              <w:color w:val="2E74B5" w:themeColor="accent1" w:themeShade="BF"/>
              <w:sz w:val="28"/>
              <w:szCs w:val="28"/>
            </w:rPr>
          </w:rPrChange>
        </w:rPr>
      </w:pPr>
    </w:p>
    <w:p w14:paraId="3DEAEB2D" w14:textId="707C5EB7" w:rsidR="001F0F29" w:rsidRPr="00685D92" w:rsidDel="00D208EB" w:rsidRDefault="001F0F29" w:rsidP="000578FA">
      <w:pPr>
        <w:spacing w:after="0"/>
        <w:jc w:val="center"/>
        <w:rPr>
          <w:del w:id="141" w:author="Yash Ganthe" w:date="2016-09-15T06:03:00Z"/>
          <w:rFonts w:ascii="Baskerville Old Face" w:hAnsi="Baskerville Old Face"/>
          <w:color w:val="1F4E79" w:themeColor="accent1" w:themeShade="80"/>
          <w:sz w:val="28"/>
          <w:szCs w:val="28"/>
          <w:rPrChange w:id="142" w:author="Anjali" w:date="2016-09-14T22:43:00Z">
            <w:rPr>
              <w:del w:id="143" w:author="Yash Ganthe" w:date="2016-09-15T06:03:00Z"/>
              <w:rFonts w:ascii="Baskerville Old Face" w:hAnsi="Baskerville Old Face"/>
              <w:color w:val="2E74B5" w:themeColor="accent1" w:themeShade="BF"/>
              <w:sz w:val="28"/>
              <w:szCs w:val="28"/>
            </w:rPr>
          </w:rPrChange>
        </w:rPr>
      </w:pPr>
      <w:del w:id="144" w:author="Yash Ganthe" w:date="2016-09-15T06:03:00Z">
        <w:r w:rsidRPr="00685D92" w:rsidDel="00D208EB">
          <w:rPr>
            <w:rFonts w:ascii="Baskerville Old Face" w:hAnsi="Baskerville Old Face"/>
            <w:color w:val="1F4E79" w:themeColor="accent1" w:themeShade="80"/>
            <w:sz w:val="28"/>
            <w:szCs w:val="28"/>
            <w:rPrChange w:id="145" w:author="Anjali" w:date="2016-09-14T22:43:00Z">
              <w:rPr>
                <w:rFonts w:ascii="Baskerville Old Face" w:hAnsi="Baskerville Old Face"/>
                <w:color w:val="2E74B5" w:themeColor="accent1" w:themeShade="BF"/>
                <w:sz w:val="28"/>
                <w:szCs w:val="28"/>
              </w:rPr>
            </w:rPrChange>
          </w:rPr>
          <w:delText>F-5, Mansukh Apt, B.</w:delText>
        </w:r>
      </w:del>
      <w:ins w:id="146" w:author="Anjali" w:date="2016-09-14T22:40:00Z">
        <w:del w:id="147" w:author="Yash Ganthe" w:date="2016-09-15T06:03:00Z">
          <w:r w:rsidR="00685D92" w:rsidRPr="00685D92" w:rsidDel="00D208EB">
            <w:rPr>
              <w:rFonts w:ascii="Baskerville Old Face" w:hAnsi="Baskerville Old Face"/>
              <w:color w:val="1F4E79" w:themeColor="accent1" w:themeShade="80"/>
              <w:sz w:val="28"/>
              <w:szCs w:val="28"/>
              <w:rPrChange w:id="148" w:author="Anjali" w:date="2016-09-14T22:43:00Z">
                <w:rPr>
                  <w:rFonts w:ascii="Baskerville Old Face" w:hAnsi="Baskerville Old Face"/>
                  <w:color w:val="2E74B5" w:themeColor="accent1" w:themeShade="BF"/>
                  <w:sz w:val="28"/>
                  <w:szCs w:val="28"/>
                </w:rPr>
              </w:rPrChange>
            </w:rPr>
            <w:delText xml:space="preserve"> </w:delText>
          </w:r>
        </w:del>
      </w:ins>
      <w:del w:id="149" w:author="Yash Ganthe" w:date="2016-09-15T06:03:00Z">
        <w:r w:rsidRPr="00685D92" w:rsidDel="00D208EB">
          <w:rPr>
            <w:rFonts w:ascii="Baskerville Old Face" w:hAnsi="Baskerville Old Face"/>
            <w:color w:val="1F4E79" w:themeColor="accent1" w:themeShade="80"/>
            <w:sz w:val="28"/>
            <w:szCs w:val="28"/>
            <w:rPrChange w:id="150" w:author="Anjali" w:date="2016-09-14T22:43:00Z">
              <w:rPr>
                <w:rFonts w:ascii="Baskerville Old Face" w:hAnsi="Baskerville Old Face"/>
                <w:color w:val="2E74B5" w:themeColor="accent1" w:themeShade="BF"/>
                <w:sz w:val="28"/>
                <w:szCs w:val="28"/>
              </w:rPr>
            </w:rPrChange>
          </w:rPr>
          <w:delText>B.</w:delText>
        </w:r>
      </w:del>
      <w:ins w:id="151" w:author="Anjali" w:date="2016-09-14T22:40:00Z">
        <w:del w:id="152" w:author="Yash Ganthe" w:date="2016-09-15T06:03:00Z">
          <w:r w:rsidR="00685D92" w:rsidRPr="00685D92" w:rsidDel="00D208EB">
            <w:rPr>
              <w:rFonts w:ascii="Baskerville Old Face" w:hAnsi="Baskerville Old Face"/>
              <w:color w:val="1F4E79" w:themeColor="accent1" w:themeShade="80"/>
              <w:sz w:val="28"/>
              <w:szCs w:val="28"/>
              <w:rPrChange w:id="153" w:author="Anjali" w:date="2016-09-14T22:43:00Z">
                <w:rPr>
                  <w:rFonts w:ascii="Baskerville Old Face" w:hAnsi="Baskerville Old Face"/>
                  <w:color w:val="2E74B5" w:themeColor="accent1" w:themeShade="BF"/>
                  <w:sz w:val="28"/>
                  <w:szCs w:val="28"/>
                </w:rPr>
              </w:rPrChange>
            </w:rPr>
            <w:delText xml:space="preserve"> </w:delText>
          </w:r>
        </w:del>
      </w:ins>
      <w:del w:id="154" w:author="Yash Ganthe" w:date="2016-09-15T06:03:00Z">
        <w:r w:rsidRPr="00685D92" w:rsidDel="00D208EB">
          <w:rPr>
            <w:rFonts w:ascii="Baskerville Old Face" w:hAnsi="Baskerville Old Face"/>
            <w:color w:val="1F4E79" w:themeColor="accent1" w:themeShade="80"/>
            <w:sz w:val="28"/>
            <w:szCs w:val="28"/>
            <w:rPrChange w:id="155" w:author="Anjali" w:date="2016-09-14T22:43:00Z">
              <w:rPr>
                <w:rFonts w:ascii="Baskerville Old Face" w:hAnsi="Baskerville Old Face"/>
                <w:color w:val="2E74B5" w:themeColor="accent1" w:themeShade="BF"/>
                <w:sz w:val="28"/>
                <w:szCs w:val="28"/>
              </w:rPr>
            </w:rPrChange>
          </w:rPr>
          <w:delText>Borkar Rd, Alto Porvorim Goa 403521</w:delText>
        </w:r>
      </w:del>
    </w:p>
    <w:p w14:paraId="784CE5CD" w14:textId="6E4A80FF" w:rsidR="000578FA" w:rsidDel="00D208EB" w:rsidRDefault="000578FA" w:rsidP="000578FA">
      <w:pPr>
        <w:spacing w:after="0"/>
        <w:jc w:val="center"/>
        <w:rPr>
          <w:del w:id="156" w:author="Yash Ganthe" w:date="2016-09-15T06:03:00Z"/>
          <w:rFonts w:ascii="Baskerville Old Face" w:hAnsi="Baskerville Old Face"/>
          <w:color w:val="2E74B5" w:themeColor="accent1" w:themeShade="BF"/>
          <w:sz w:val="28"/>
          <w:szCs w:val="28"/>
        </w:rPr>
      </w:pPr>
    </w:p>
    <w:p w14:paraId="3918DC1D" w14:textId="3B43B3D8" w:rsidR="000578FA" w:rsidDel="00D208EB" w:rsidRDefault="000578FA" w:rsidP="000578FA">
      <w:pPr>
        <w:spacing w:after="0"/>
        <w:jc w:val="center"/>
        <w:rPr>
          <w:del w:id="157" w:author="Yash Ganthe" w:date="2016-09-15T06:03:00Z"/>
          <w:rFonts w:ascii="Baskerville Old Face" w:hAnsi="Baskerville Old Face"/>
          <w:color w:val="2E74B5" w:themeColor="accent1" w:themeShade="BF"/>
          <w:sz w:val="28"/>
          <w:szCs w:val="28"/>
        </w:rPr>
      </w:pPr>
    </w:p>
    <w:p w14:paraId="09C11B15" w14:textId="2F572D07" w:rsidR="001F0F29" w:rsidDel="00D208EB" w:rsidRDefault="001F0F29" w:rsidP="000578FA">
      <w:pPr>
        <w:spacing w:after="0"/>
        <w:jc w:val="center"/>
        <w:rPr>
          <w:del w:id="158" w:author="Yash Ganthe" w:date="2016-09-15T06:03:00Z"/>
        </w:rPr>
      </w:pPr>
    </w:p>
    <w:p w14:paraId="5038A03D" w14:textId="29B7BEAB" w:rsidR="00F43344" w:rsidRPr="00685D92" w:rsidDel="00D208EB" w:rsidRDefault="001F0F29" w:rsidP="000578FA">
      <w:pPr>
        <w:spacing w:after="0"/>
        <w:jc w:val="center"/>
        <w:rPr>
          <w:del w:id="159" w:author="Yash Ganthe" w:date="2016-09-15T06:03:00Z"/>
          <w:rFonts w:cstheme="minorHAnsi"/>
          <w:color w:val="2E74B5" w:themeColor="accent1" w:themeShade="BF"/>
          <w:sz w:val="80"/>
          <w:szCs w:val="80"/>
          <w:rPrChange w:id="160" w:author="Anjali" w:date="2016-09-14T22:43:00Z">
            <w:rPr>
              <w:del w:id="161" w:author="Yash Ganthe" w:date="2016-09-15T06:03:00Z"/>
              <w:rFonts w:ascii="Baskerville Old Face" w:hAnsi="Baskerville Old Face"/>
              <w:color w:val="2E74B5" w:themeColor="accent1" w:themeShade="BF"/>
              <w:sz w:val="80"/>
              <w:szCs w:val="80"/>
            </w:rPr>
          </w:rPrChange>
        </w:rPr>
      </w:pPr>
      <w:del w:id="162" w:author="Yash Ganthe" w:date="2016-09-15T05:48:00Z">
        <w:r w:rsidRPr="00685D92" w:rsidDel="00F5449B">
          <w:rPr>
            <w:rFonts w:cstheme="minorHAnsi"/>
            <w:b/>
            <w:noProof/>
            <w:color w:val="ED7D31" w:themeColor="accent2"/>
            <w:sz w:val="80"/>
            <w:szCs w:val="80"/>
            <w:lang w:bidi="mr-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Change w:id="163" w:author="Anjali" w:date="2016-09-14T22:43:00Z">
              <w:rPr>
                <w:rFonts w:ascii="Baskerville Old Face" w:hAnsi="Baskerville Old Face"/>
                <w:b/>
                <w:noProof/>
                <w:color w:val="4472C4" w:themeColor="accent5"/>
                <w:sz w:val="80"/>
                <w:szCs w:val="80"/>
                <w:lang w:bidi="mr-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rPrChange>
          </w:rPr>
          <w:drawing>
            <wp:anchor distT="0" distB="0" distL="114300" distR="114300" simplePos="0" relativeHeight="251658240" behindDoc="1" locked="0" layoutInCell="1" allowOverlap="1" wp14:anchorId="59BD8FB1" wp14:editId="73BFF788">
              <wp:simplePos x="0" y="0"/>
              <wp:positionH relativeFrom="column">
                <wp:posOffset>1866900</wp:posOffset>
              </wp:positionH>
              <wp:positionV relativeFrom="paragraph">
                <wp:posOffset>923290</wp:posOffset>
              </wp:positionV>
              <wp:extent cx="1932946" cy="1608081"/>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a-logo.jpg"/>
                      <pic:cNvPicPr/>
                    </pic:nvPicPr>
                    <pic:blipFill>
                      <a:blip r:embed="rId9">
                        <a:extLst>
                          <a:ext uri="{28A0092B-C50C-407E-A947-70E740481C1C}">
                            <a14:useLocalDpi xmlns:a14="http://schemas.microsoft.com/office/drawing/2010/main" val="0"/>
                          </a:ext>
                        </a:extLst>
                      </a:blip>
                      <a:stretch>
                        <a:fillRect/>
                      </a:stretch>
                    </pic:blipFill>
                    <pic:spPr>
                      <a:xfrm>
                        <a:off x="0" y="0"/>
                        <a:ext cx="1932946" cy="1608081"/>
                      </a:xfrm>
                      <a:prstGeom prst="rect">
                        <a:avLst/>
                      </a:prstGeom>
                    </pic:spPr>
                  </pic:pic>
                </a:graphicData>
              </a:graphic>
              <wp14:sizeRelH relativeFrom="margin">
                <wp14:pctWidth>0</wp14:pctWidth>
              </wp14:sizeRelH>
              <wp14:sizeRelV relativeFrom="margin">
                <wp14:pctHeight>0</wp14:pctHeight>
              </wp14:sizeRelV>
            </wp:anchor>
          </w:drawing>
        </w:r>
      </w:del>
      <w:del w:id="164" w:author="Yash Ganthe" w:date="2016-09-15T06:03:00Z">
        <w:r w:rsidR="00F43344" w:rsidRPr="00685D92" w:rsidDel="00D208EB">
          <w:rPr>
            <w:rFonts w:cstheme="minorHAnsi"/>
            <w:b/>
            <w:color w:val="ED7D31" w:themeColor="accent2"/>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Change w:id="165" w:author="Anjali" w:date="2016-09-14T22:43:00Z">
              <w:rPr>
                <w:rFonts w:ascii="Baskerville Old Face" w:hAnsi="Baskerville Old Face"/>
                <w:b/>
                <w:color w:val="4472C4"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rPrChange>
          </w:rPr>
          <w:delText>Proposal for Goa Tourism</w:delText>
        </w:r>
      </w:del>
    </w:p>
    <w:p w14:paraId="27681310" w14:textId="370C4146" w:rsidR="001F0F29" w:rsidDel="00D208EB" w:rsidRDefault="001F0F29" w:rsidP="000578FA">
      <w:pPr>
        <w:spacing w:after="0"/>
        <w:jc w:val="center"/>
        <w:rPr>
          <w:del w:id="166" w:author="Yash Ganthe" w:date="2016-09-15T06:03:00Z"/>
          <w:rFonts w:ascii="Baskerville Old Face" w:hAnsi="Baskerville Old Face"/>
          <w:color w:val="2E74B5" w:themeColor="accent1" w:themeShade="BF"/>
          <w:sz w:val="72"/>
          <w:szCs w:val="72"/>
        </w:rPr>
      </w:pPr>
    </w:p>
    <w:p w14:paraId="5EB00A8D" w14:textId="6C30EEA6" w:rsidR="001F0F29" w:rsidDel="00D208EB" w:rsidRDefault="001F0F29" w:rsidP="000578FA">
      <w:pPr>
        <w:spacing w:after="0"/>
        <w:jc w:val="center"/>
        <w:rPr>
          <w:del w:id="167" w:author="Yash Ganthe" w:date="2016-09-15T06:03:00Z"/>
          <w:rFonts w:ascii="Baskerville Old Face" w:hAnsi="Baskerville Old Face"/>
          <w:color w:val="2E74B5" w:themeColor="accent1" w:themeShade="BF"/>
          <w:sz w:val="72"/>
          <w:szCs w:val="72"/>
        </w:rPr>
      </w:pPr>
    </w:p>
    <w:p w14:paraId="2291B6D7" w14:textId="2C403670" w:rsidR="001F0F29" w:rsidDel="00D208EB" w:rsidRDefault="001F0F29" w:rsidP="000578FA">
      <w:pPr>
        <w:spacing w:after="0"/>
        <w:jc w:val="center"/>
        <w:rPr>
          <w:del w:id="168" w:author="Yash Ganthe" w:date="2016-09-15T06:03:00Z"/>
          <w:rFonts w:ascii="Baskerville Old Face" w:hAnsi="Baskerville Old Face"/>
          <w:color w:val="2E74B5" w:themeColor="accent1" w:themeShade="BF"/>
          <w:sz w:val="72"/>
          <w:szCs w:val="72"/>
        </w:rPr>
      </w:pPr>
    </w:p>
    <w:p w14:paraId="4B2013FF" w14:textId="36754253" w:rsidR="000578FA" w:rsidDel="00D208EB" w:rsidRDefault="000578FA" w:rsidP="000578FA">
      <w:pPr>
        <w:spacing w:after="0"/>
        <w:jc w:val="center"/>
        <w:rPr>
          <w:del w:id="169" w:author="Yash Ganthe" w:date="2016-09-15T06:03:00Z"/>
          <w:rFonts w:ascii="Baskerville Old Face" w:hAnsi="Baskerville Old Face"/>
          <w:color w:val="2E74B5" w:themeColor="accent1" w:themeShade="BF"/>
          <w:sz w:val="28"/>
          <w:szCs w:val="28"/>
        </w:rPr>
      </w:pPr>
    </w:p>
    <w:p w14:paraId="28ABF8D4" w14:textId="2CCF84A0" w:rsidR="001F0F29" w:rsidDel="00F5449B" w:rsidRDefault="001F0F29" w:rsidP="000578FA">
      <w:pPr>
        <w:spacing w:after="0"/>
        <w:jc w:val="center"/>
        <w:rPr>
          <w:del w:id="170" w:author="Yash Ganthe" w:date="2016-09-15T05:48:00Z"/>
          <w:rFonts w:ascii="Baskerville Old Face" w:hAnsi="Baskerville Old Face"/>
          <w:color w:val="2E74B5" w:themeColor="accent1" w:themeShade="BF"/>
          <w:sz w:val="28"/>
          <w:szCs w:val="28"/>
        </w:rPr>
      </w:pPr>
      <w:del w:id="171" w:author="Yash Ganthe" w:date="2016-09-15T05:48:00Z">
        <w:r w:rsidDel="00F5449B">
          <w:rPr>
            <w:rFonts w:ascii="Baskerville Old Face" w:hAnsi="Baskerville Old Face"/>
            <w:color w:val="2E74B5" w:themeColor="accent1" w:themeShade="BF"/>
            <w:sz w:val="28"/>
            <w:szCs w:val="28"/>
          </w:rPr>
          <w:delText>Goa Tourism Department, 2</w:delText>
        </w:r>
        <w:r w:rsidRPr="001F0F29" w:rsidDel="00F5449B">
          <w:rPr>
            <w:rFonts w:ascii="Baskerville Old Face" w:hAnsi="Baskerville Old Face"/>
            <w:color w:val="2E74B5" w:themeColor="accent1" w:themeShade="BF"/>
            <w:sz w:val="28"/>
            <w:szCs w:val="28"/>
            <w:vertAlign w:val="superscript"/>
          </w:rPr>
          <w:delText>nd</w:delText>
        </w:r>
        <w:r w:rsidDel="00F5449B">
          <w:rPr>
            <w:rFonts w:ascii="Baskerville Old Face" w:hAnsi="Baskerville Old Face"/>
            <w:color w:val="2E74B5" w:themeColor="accent1" w:themeShade="BF"/>
            <w:sz w:val="28"/>
            <w:szCs w:val="28"/>
          </w:rPr>
          <w:delText xml:space="preserve"> Floor, Parytan Bhavan, Patto – Panaji, Goa 403001</w:delText>
        </w:r>
      </w:del>
    </w:p>
    <w:p w14:paraId="687592AA" w14:textId="52D984CD" w:rsidR="001F0F29" w:rsidDel="00D208EB" w:rsidRDefault="001F0F29" w:rsidP="000578FA">
      <w:pPr>
        <w:spacing w:after="0"/>
        <w:jc w:val="center"/>
        <w:rPr>
          <w:del w:id="172" w:author="Yash Ganthe" w:date="2016-09-15T06:03:00Z"/>
          <w:rFonts w:ascii="Baskerville Old Face" w:hAnsi="Baskerville Old Face"/>
          <w:color w:val="2E74B5" w:themeColor="accent1" w:themeShade="BF"/>
          <w:sz w:val="28"/>
          <w:szCs w:val="28"/>
        </w:rPr>
      </w:pPr>
    </w:p>
    <w:p w14:paraId="01885FB3" w14:textId="7DC8985E" w:rsidR="001F0F29" w:rsidDel="00D208EB" w:rsidRDefault="001F0F29" w:rsidP="000578FA">
      <w:pPr>
        <w:spacing w:after="0"/>
        <w:jc w:val="center"/>
        <w:rPr>
          <w:del w:id="173" w:author="Yash Ganthe" w:date="2016-09-15T06:03:00Z"/>
          <w:rFonts w:ascii="Baskerville Old Face" w:hAnsi="Baskerville Old Face"/>
          <w:color w:val="2E74B5" w:themeColor="accent1" w:themeShade="BF"/>
          <w:sz w:val="28"/>
          <w:szCs w:val="28"/>
        </w:rPr>
      </w:pPr>
    </w:p>
    <w:p w14:paraId="67CC04A1" w14:textId="138A3D92" w:rsidR="000578FA" w:rsidDel="00D208EB" w:rsidRDefault="000578FA" w:rsidP="000578FA">
      <w:pPr>
        <w:spacing w:after="0"/>
        <w:jc w:val="center"/>
        <w:rPr>
          <w:del w:id="174" w:author="Yash Ganthe" w:date="2016-09-15T06:03:00Z"/>
          <w:rFonts w:ascii="Baskerville Old Face" w:hAnsi="Baskerville Old Face"/>
          <w:color w:val="2E74B5" w:themeColor="accent1" w:themeShade="BF"/>
          <w:sz w:val="28"/>
          <w:szCs w:val="28"/>
        </w:rPr>
      </w:pPr>
    </w:p>
    <w:p w14:paraId="18DA93F2" w14:textId="3968C169" w:rsidR="000578FA" w:rsidDel="00D208EB" w:rsidRDefault="000578FA" w:rsidP="000578FA">
      <w:pPr>
        <w:spacing w:after="0"/>
        <w:jc w:val="center"/>
        <w:rPr>
          <w:del w:id="175" w:author="Yash Ganthe" w:date="2016-09-15T06:03:00Z"/>
          <w:rFonts w:ascii="Baskerville Old Face" w:hAnsi="Baskerville Old Face"/>
          <w:color w:val="2E74B5" w:themeColor="accent1" w:themeShade="BF"/>
          <w:sz w:val="28"/>
          <w:szCs w:val="28"/>
        </w:rPr>
      </w:pPr>
    </w:p>
    <w:p w14:paraId="146A68BC" w14:textId="02D0BBE7" w:rsidR="000578FA" w:rsidDel="00D208EB" w:rsidRDefault="000578FA" w:rsidP="000578FA">
      <w:pPr>
        <w:spacing w:after="0"/>
        <w:jc w:val="center"/>
        <w:rPr>
          <w:del w:id="176" w:author="Yash Ganthe" w:date="2016-09-15T06:03:00Z"/>
          <w:rFonts w:ascii="Baskerville Old Face" w:hAnsi="Baskerville Old Face"/>
          <w:color w:val="2E74B5" w:themeColor="accent1" w:themeShade="BF"/>
          <w:sz w:val="28"/>
          <w:szCs w:val="28"/>
        </w:rPr>
      </w:pPr>
    </w:p>
    <w:p w14:paraId="3799924D" w14:textId="4E42F9A7" w:rsidR="006A3172" w:rsidRDefault="006A3172">
      <w:pPr>
        <w:pStyle w:val="TOCHeading"/>
        <w:rPr>
          <w:ins w:id="177" w:author="Yash Ganthe" w:date="2016-09-14T00:47:00Z"/>
        </w:rPr>
      </w:pPr>
      <w:ins w:id="178" w:author="Yash Ganthe" w:date="2016-09-14T00:47:00Z">
        <w:r>
          <w:t>Contents</w:t>
        </w:r>
      </w:ins>
    </w:p>
    <w:p w14:paraId="1C5882DE" w14:textId="77777777" w:rsidR="00526FE8" w:rsidRDefault="006A3172">
      <w:pPr>
        <w:pStyle w:val="TOC1"/>
        <w:tabs>
          <w:tab w:val="right" w:leader="dot" w:pos="9350"/>
        </w:tabs>
        <w:rPr>
          <w:ins w:id="179" w:author="Yash Ganthe" w:date="2016-09-15T07:17:00Z"/>
          <w:rFonts w:eastAsiaTheme="minorEastAsia"/>
          <w:noProof/>
          <w:szCs w:val="20"/>
          <w:lang w:bidi="mr-IN"/>
        </w:rPr>
      </w:pPr>
      <w:ins w:id="180" w:author="Yash Ganthe" w:date="2016-09-14T00:47:00Z">
        <w:r>
          <w:fldChar w:fldCharType="begin"/>
        </w:r>
        <w:r>
          <w:instrText xml:space="preserve"> TOC \o "1-3" \h \z \u </w:instrText>
        </w:r>
        <w:r>
          <w:fldChar w:fldCharType="separate"/>
        </w:r>
      </w:ins>
      <w:ins w:id="181" w:author="Yash Ganthe" w:date="2016-09-15T07:17:00Z">
        <w:r w:rsidR="00526FE8" w:rsidRPr="004452C8">
          <w:rPr>
            <w:rStyle w:val="Hyperlink"/>
            <w:noProof/>
          </w:rPr>
          <w:fldChar w:fldCharType="begin"/>
        </w:r>
        <w:r w:rsidR="00526FE8" w:rsidRPr="004452C8">
          <w:rPr>
            <w:rStyle w:val="Hyperlink"/>
            <w:noProof/>
          </w:rPr>
          <w:instrText xml:space="preserve"> </w:instrText>
        </w:r>
        <w:r w:rsidR="00526FE8">
          <w:rPr>
            <w:noProof/>
          </w:rPr>
          <w:instrText>HYPERLINK \l "_Toc461687176"</w:instrText>
        </w:r>
        <w:r w:rsidR="00526FE8" w:rsidRPr="004452C8">
          <w:rPr>
            <w:rStyle w:val="Hyperlink"/>
            <w:noProof/>
          </w:rPr>
          <w:instrText xml:space="preserve"> </w:instrText>
        </w:r>
        <w:r w:rsidR="00526FE8" w:rsidRPr="004452C8">
          <w:rPr>
            <w:rStyle w:val="Hyperlink"/>
            <w:noProof/>
          </w:rPr>
        </w:r>
        <w:r w:rsidR="00526FE8" w:rsidRPr="004452C8">
          <w:rPr>
            <w:rStyle w:val="Hyperlink"/>
            <w:noProof/>
          </w:rPr>
          <w:fldChar w:fldCharType="separate"/>
        </w:r>
        <w:r w:rsidR="00526FE8" w:rsidRPr="004452C8">
          <w:rPr>
            <w:rStyle w:val="Hyperlink"/>
            <w:noProof/>
            <w:shd w:val="clear" w:color="auto" w:fill="FFFFFF"/>
          </w:rPr>
          <w:t>Executive Summary</w:t>
        </w:r>
        <w:r w:rsidR="00526FE8">
          <w:rPr>
            <w:noProof/>
            <w:webHidden/>
          </w:rPr>
          <w:tab/>
        </w:r>
        <w:r w:rsidR="00526FE8">
          <w:rPr>
            <w:noProof/>
            <w:webHidden/>
          </w:rPr>
          <w:fldChar w:fldCharType="begin"/>
        </w:r>
        <w:r w:rsidR="00526FE8">
          <w:rPr>
            <w:noProof/>
            <w:webHidden/>
          </w:rPr>
          <w:instrText xml:space="preserve"> PAGEREF _Toc461687176 \h </w:instrText>
        </w:r>
        <w:r w:rsidR="00526FE8">
          <w:rPr>
            <w:noProof/>
            <w:webHidden/>
          </w:rPr>
        </w:r>
      </w:ins>
      <w:r w:rsidR="00526FE8">
        <w:rPr>
          <w:noProof/>
          <w:webHidden/>
        </w:rPr>
        <w:fldChar w:fldCharType="separate"/>
      </w:r>
      <w:ins w:id="182" w:author="Yash Ganthe" w:date="2016-09-15T07:17:00Z">
        <w:r w:rsidR="00526FE8">
          <w:rPr>
            <w:noProof/>
            <w:webHidden/>
          </w:rPr>
          <w:t>2</w:t>
        </w:r>
        <w:r w:rsidR="00526FE8">
          <w:rPr>
            <w:noProof/>
            <w:webHidden/>
          </w:rPr>
          <w:fldChar w:fldCharType="end"/>
        </w:r>
        <w:r w:rsidR="00526FE8" w:rsidRPr="004452C8">
          <w:rPr>
            <w:rStyle w:val="Hyperlink"/>
            <w:noProof/>
          </w:rPr>
          <w:fldChar w:fldCharType="end"/>
        </w:r>
      </w:ins>
    </w:p>
    <w:p w14:paraId="0AA14ED3" w14:textId="77777777" w:rsidR="00526FE8" w:rsidRDefault="00526FE8">
      <w:pPr>
        <w:pStyle w:val="TOC2"/>
        <w:tabs>
          <w:tab w:val="right" w:leader="dot" w:pos="9350"/>
        </w:tabs>
        <w:rPr>
          <w:ins w:id="183" w:author="Yash Ganthe" w:date="2016-09-15T07:17:00Z"/>
          <w:rFonts w:eastAsiaTheme="minorEastAsia"/>
          <w:noProof/>
          <w:szCs w:val="20"/>
          <w:lang w:bidi="mr-IN"/>
        </w:rPr>
      </w:pPr>
      <w:ins w:id="184" w:author="Yash Ganthe" w:date="2016-09-15T07:17:00Z">
        <w:r w:rsidRPr="004452C8">
          <w:rPr>
            <w:rStyle w:val="Hyperlink"/>
            <w:noProof/>
          </w:rPr>
          <w:fldChar w:fldCharType="begin"/>
        </w:r>
        <w:r w:rsidRPr="004452C8">
          <w:rPr>
            <w:rStyle w:val="Hyperlink"/>
            <w:noProof/>
          </w:rPr>
          <w:instrText xml:space="preserve"> </w:instrText>
        </w:r>
        <w:r>
          <w:rPr>
            <w:noProof/>
          </w:rPr>
          <w:instrText>HYPERLINK \l "_Toc461687177"</w:instrText>
        </w:r>
        <w:r w:rsidRPr="004452C8">
          <w:rPr>
            <w:rStyle w:val="Hyperlink"/>
            <w:noProof/>
          </w:rPr>
          <w:instrText xml:space="preserve"> </w:instrText>
        </w:r>
        <w:r w:rsidRPr="004452C8">
          <w:rPr>
            <w:rStyle w:val="Hyperlink"/>
            <w:noProof/>
          </w:rPr>
        </w:r>
        <w:r w:rsidRPr="004452C8">
          <w:rPr>
            <w:rStyle w:val="Hyperlink"/>
            <w:noProof/>
          </w:rPr>
          <w:fldChar w:fldCharType="separate"/>
        </w:r>
        <w:r w:rsidRPr="004452C8">
          <w:rPr>
            <w:rStyle w:val="Hyperlink"/>
            <w:noProof/>
          </w:rPr>
          <w:t>Existing problem</w:t>
        </w:r>
        <w:r>
          <w:rPr>
            <w:noProof/>
            <w:webHidden/>
          </w:rPr>
          <w:tab/>
        </w:r>
        <w:r>
          <w:rPr>
            <w:noProof/>
            <w:webHidden/>
          </w:rPr>
          <w:fldChar w:fldCharType="begin"/>
        </w:r>
        <w:r>
          <w:rPr>
            <w:noProof/>
            <w:webHidden/>
          </w:rPr>
          <w:instrText xml:space="preserve"> PAGEREF _Toc461687177 \h </w:instrText>
        </w:r>
        <w:r>
          <w:rPr>
            <w:noProof/>
            <w:webHidden/>
          </w:rPr>
        </w:r>
      </w:ins>
      <w:r>
        <w:rPr>
          <w:noProof/>
          <w:webHidden/>
        </w:rPr>
        <w:fldChar w:fldCharType="separate"/>
      </w:r>
      <w:ins w:id="185" w:author="Yash Ganthe" w:date="2016-09-15T07:17:00Z">
        <w:r>
          <w:rPr>
            <w:noProof/>
            <w:webHidden/>
          </w:rPr>
          <w:t>2</w:t>
        </w:r>
        <w:r>
          <w:rPr>
            <w:noProof/>
            <w:webHidden/>
          </w:rPr>
          <w:fldChar w:fldCharType="end"/>
        </w:r>
        <w:r w:rsidRPr="004452C8">
          <w:rPr>
            <w:rStyle w:val="Hyperlink"/>
            <w:noProof/>
          </w:rPr>
          <w:fldChar w:fldCharType="end"/>
        </w:r>
      </w:ins>
    </w:p>
    <w:p w14:paraId="6959B5C3" w14:textId="77777777" w:rsidR="00526FE8" w:rsidRDefault="00526FE8">
      <w:pPr>
        <w:pStyle w:val="TOC2"/>
        <w:tabs>
          <w:tab w:val="right" w:leader="dot" w:pos="9350"/>
        </w:tabs>
        <w:rPr>
          <w:ins w:id="186" w:author="Yash Ganthe" w:date="2016-09-15T07:17:00Z"/>
          <w:rFonts w:eastAsiaTheme="minorEastAsia"/>
          <w:noProof/>
          <w:szCs w:val="20"/>
          <w:lang w:bidi="mr-IN"/>
        </w:rPr>
      </w:pPr>
      <w:ins w:id="187" w:author="Yash Ganthe" w:date="2016-09-15T07:17:00Z">
        <w:r w:rsidRPr="004452C8">
          <w:rPr>
            <w:rStyle w:val="Hyperlink"/>
            <w:noProof/>
          </w:rPr>
          <w:fldChar w:fldCharType="begin"/>
        </w:r>
        <w:r w:rsidRPr="004452C8">
          <w:rPr>
            <w:rStyle w:val="Hyperlink"/>
            <w:noProof/>
          </w:rPr>
          <w:instrText xml:space="preserve"> </w:instrText>
        </w:r>
        <w:r>
          <w:rPr>
            <w:noProof/>
          </w:rPr>
          <w:instrText>HYPERLINK \l "_Toc461687178"</w:instrText>
        </w:r>
        <w:r w:rsidRPr="004452C8">
          <w:rPr>
            <w:rStyle w:val="Hyperlink"/>
            <w:noProof/>
          </w:rPr>
          <w:instrText xml:space="preserve"> </w:instrText>
        </w:r>
        <w:r w:rsidRPr="004452C8">
          <w:rPr>
            <w:rStyle w:val="Hyperlink"/>
            <w:noProof/>
          </w:rPr>
        </w:r>
        <w:r w:rsidRPr="004452C8">
          <w:rPr>
            <w:rStyle w:val="Hyperlink"/>
            <w:noProof/>
          </w:rPr>
          <w:fldChar w:fldCharType="separate"/>
        </w:r>
        <w:r w:rsidRPr="004452C8">
          <w:rPr>
            <w:rStyle w:val="Hyperlink"/>
            <w:noProof/>
          </w:rPr>
          <w:t>The solution</w:t>
        </w:r>
        <w:r>
          <w:rPr>
            <w:noProof/>
            <w:webHidden/>
          </w:rPr>
          <w:tab/>
        </w:r>
        <w:r>
          <w:rPr>
            <w:noProof/>
            <w:webHidden/>
          </w:rPr>
          <w:fldChar w:fldCharType="begin"/>
        </w:r>
        <w:r>
          <w:rPr>
            <w:noProof/>
            <w:webHidden/>
          </w:rPr>
          <w:instrText xml:space="preserve"> PAGEREF _Toc461687178 \h </w:instrText>
        </w:r>
        <w:r>
          <w:rPr>
            <w:noProof/>
            <w:webHidden/>
          </w:rPr>
        </w:r>
      </w:ins>
      <w:r>
        <w:rPr>
          <w:noProof/>
          <w:webHidden/>
        </w:rPr>
        <w:fldChar w:fldCharType="separate"/>
      </w:r>
      <w:ins w:id="188" w:author="Yash Ganthe" w:date="2016-09-15T07:17:00Z">
        <w:r>
          <w:rPr>
            <w:noProof/>
            <w:webHidden/>
          </w:rPr>
          <w:t>2</w:t>
        </w:r>
        <w:r>
          <w:rPr>
            <w:noProof/>
            <w:webHidden/>
          </w:rPr>
          <w:fldChar w:fldCharType="end"/>
        </w:r>
        <w:r w:rsidRPr="004452C8">
          <w:rPr>
            <w:rStyle w:val="Hyperlink"/>
            <w:noProof/>
          </w:rPr>
          <w:fldChar w:fldCharType="end"/>
        </w:r>
      </w:ins>
    </w:p>
    <w:p w14:paraId="319EF420" w14:textId="77777777" w:rsidR="00526FE8" w:rsidRDefault="00526FE8">
      <w:pPr>
        <w:pStyle w:val="TOC2"/>
        <w:tabs>
          <w:tab w:val="right" w:leader="dot" w:pos="9350"/>
        </w:tabs>
        <w:rPr>
          <w:ins w:id="189" w:author="Yash Ganthe" w:date="2016-09-15T07:17:00Z"/>
          <w:rFonts w:eastAsiaTheme="minorEastAsia"/>
          <w:noProof/>
          <w:szCs w:val="20"/>
          <w:lang w:bidi="mr-IN"/>
        </w:rPr>
      </w:pPr>
      <w:ins w:id="190" w:author="Yash Ganthe" w:date="2016-09-15T07:17:00Z">
        <w:r w:rsidRPr="004452C8">
          <w:rPr>
            <w:rStyle w:val="Hyperlink"/>
            <w:noProof/>
          </w:rPr>
          <w:fldChar w:fldCharType="begin"/>
        </w:r>
        <w:r w:rsidRPr="004452C8">
          <w:rPr>
            <w:rStyle w:val="Hyperlink"/>
            <w:noProof/>
          </w:rPr>
          <w:instrText xml:space="preserve"> </w:instrText>
        </w:r>
        <w:r>
          <w:rPr>
            <w:noProof/>
          </w:rPr>
          <w:instrText>HYPERLINK \l "_Toc461687179"</w:instrText>
        </w:r>
        <w:r w:rsidRPr="004452C8">
          <w:rPr>
            <w:rStyle w:val="Hyperlink"/>
            <w:noProof/>
          </w:rPr>
          <w:instrText xml:space="preserve"> </w:instrText>
        </w:r>
        <w:r w:rsidRPr="004452C8">
          <w:rPr>
            <w:rStyle w:val="Hyperlink"/>
            <w:noProof/>
          </w:rPr>
        </w:r>
        <w:r w:rsidRPr="004452C8">
          <w:rPr>
            <w:rStyle w:val="Hyperlink"/>
            <w:noProof/>
          </w:rPr>
          <w:fldChar w:fldCharType="separate"/>
        </w:r>
        <w:r w:rsidRPr="004452C8">
          <w:rPr>
            <w:rStyle w:val="Hyperlink"/>
            <w:noProof/>
          </w:rPr>
          <w:t>Our offering</w:t>
        </w:r>
        <w:r>
          <w:rPr>
            <w:noProof/>
            <w:webHidden/>
          </w:rPr>
          <w:tab/>
        </w:r>
        <w:r>
          <w:rPr>
            <w:noProof/>
            <w:webHidden/>
          </w:rPr>
          <w:fldChar w:fldCharType="begin"/>
        </w:r>
        <w:r>
          <w:rPr>
            <w:noProof/>
            <w:webHidden/>
          </w:rPr>
          <w:instrText xml:space="preserve"> PAGEREF _Toc461687179 \h </w:instrText>
        </w:r>
        <w:r>
          <w:rPr>
            <w:noProof/>
            <w:webHidden/>
          </w:rPr>
        </w:r>
      </w:ins>
      <w:r>
        <w:rPr>
          <w:noProof/>
          <w:webHidden/>
        </w:rPr>
        <w:fldChar w:fldCharType="separate"/>
      </w:r>
      <w:ins w:id="191" w:author="Yash Ganthe" w:date="2016-09-15T07:17:00Z">
        <w:r>
          <w:rPr>
            <w:noProof/>
            <w:webHidden/>
          </w:rPr>
          <w:t>2</w:t>
        </w:r>
        <w:r>
          <w:rPr>
            <w:noProof/>
            <w:webHidden/>
          </w:rPr>
          <w:fldChar w:fldCharType="end"/>
        </w:r>
        <w:r w:rsidRPr="004452C8">
          <w:rPr>
            <w:rStyle w:val="Hyperlink"/>
            <w:noProof/>
          </w:rPr>
          <w:fldChar w:fldCharType="end"/>
        </w:r>
      </w:ins>
    </w:p>
    <w:p w14:paraId="3A0833E3" w14:textId="77777777" w:rsidR="00526FE8" w:rsidRDefault="00526FE8">
      <w:pPr>
        <w:pStyle w:val="TOC2"/>
        <w:tabs>
          <w:tab w:val="right" w:leader="dot" w:pos="9350"/>
        </w:tabs>
        <w:rPr>
          <w:ins w:id="192" w:author="Yash Ganthe" w:date="2016-09-15T07:17:00Z"/>
          <w:rFonts w:eastAsiaTheme="minorEastAsia"/>
          <w:noProof/>
          <w:szCs w:val="20"/>
          <w:lang w:bidi="mr-IN"/>
        </w:rPr>
      </w:pPr>
      <w:ins w:id="193" w:author="Yash Ganthe" w:date="2016-09-15T07:17:00Z">
        <w:r w:rsidRPr="004452C8">
          <w:rPr>
            <w:rStyle w:val="Hyperlink"/>
            <w:noProof/>
          </w:rPr>
          <w:fldChar w:fldCharType="begin"/>
        </w:r>
        <w:r w:rsidRPr="004452C8">
          <w:rPr>
            <w:rStyle w:val="Hyperlink"/>
            <w:noProof/>
          </w:rPr>
          <w:instrText xml:space="preserve"> </w:instrText>
        </w:r>
        <w:r>
          <w:rPr>
            <w:noProof/>
          </w:rPr>
          <w:instrText>HYPERLINK \l "_Toc461687180"</w:instrText>
        </w:r>
        <w:r w:rsidRPr="004452C8">
          <w:rPr>
            <w:rStyle w:val="Hyperlink"/>
            <w:noProof/>
          </w:rPr>
          <w:instrText xml:space="preserve"> </w:instrText>
        </w:r>
        <w:r w:rsidRPr="004452C8">
          <w:rPr>
            <w:rStyle w:val="Hyperlink"/>
            <w:noProof/>
          </w:rPr>
        </w:r>
        <w:r w:rsidRPr="004452C8">
          <w:rPr>
            <w:rStyle w:val="Hyperlink"/>
            <w:noProof/>
          </w:rPr>
          <w:fldChar w:fldCharType="separate"/>
        </w:r>
        <w:r w:rsidRPr="004452C8">
          <w:rPr>
            <w:rStyle w:val="Hyperlink"/>
            <w:noProof/>
          </w:rPr>
          <w:t>The benefit</w:t>
        </w:r>
        <w:r>
          <w:rPr>
            <w:noProof/>
            <w:webHidden/>
          </w:rPr>
          <w:tab/>
        </w:r>
        <w:r>
          <w:rPr>
            <w:noProof/>
            <w:webHidden/>
          </w:rPr>
          <w:fldChar w:fldCharType="begin"/>
        </w:r>
        <w:r>
          <w:rPr>
            <w:noProof/>
            <w:webHidden/>
          </w:rPr>
          <w:instrText xml:space="preserve"> PAGEREF _Toc461687180 \h </w:instrText>
        </w:r>
        <w:r>
          <w:rPr>
            <w:noProof/>
            <w:webHidden/>
          </w:rPr>
        </w:r>
      </w:ins>
      <w:r>
        <w:rPr>
          <w:noProof/>
          <w:webHidden/>
        </w:rPr>
        <w:fldChar w:fldCharType="separate"/>
      </w:r>
      <w:ins w:id="194" w:author="Yash Ganthe" w:date="2016-09-15T07:17:00Z">
        <w:r>
          <w:rPr>
            <w:noProof/>
            <w:webHidden/>
          </w:rPr>
          <w:t>2</w:t>
        </w:r>
        <w:r>
          <w:rPr>
            <w:noProof/>
            <w:webHidden/>
          </w:rPr>
          <w:fldChar w:fldCharType="end"/>
        </w:r>
        <w:r w:rsidRPr="004452C8">
          <w:rPr>
            <w:rStyle w:val="Hyperlink"/>
            <w:noProof/>
          </w:rPr>
          <w:fldChar w:fldCharType="end"/>
        </w:r>
      </w:ins>
    </w:p>
    <w:p w14:paraId="67BB5125" w14:textId="77777777" w:rsidR="00526FE8" w:rsidRDefault="00526FE8">
      <w:pPr>
        <w:pStyle w:val="TOC1"/>
        <w:tabs>
          <w:tab w:val="right" w:leader="dot" w:pos="9350"/>
        </w:tabs>
        <w:rPr>
          <w:ins w:id="195" w:author="Yash Ganthe" w:date="2016-09-15T07:17:00Z"/>
          <w:rFonts w:eastAsiaTheme="minorEastAsia"/>
          <w:noProof/>
          <w:szCs w:val="20"/>
          <w:lang w:bidi="mr-IN"/>
        </w:rPr>
      </w:pPr>
      <w:ins w:id="196" w:author="Yash Ganthe" w:date="2016-09-15T07:17:00Z">
        <w:r w:rsidRPr="004452C8">
          <w:rPr>
            <w:rStyle w:val="Hyperlink"/>
            <w:noProof/>
          </w:rPr>
          <w:fldChar w:fldCharType="begin"/>
        </w:r>
        <w:r w:rsidRPr="004452C8">
          <w:rPr>
            <w:rStyle w:val="Hyperlink"/>
            <w:noProof/>
          </w:rPr>
          <w:instrText xml:space="preserve"> </w:instrText>
        </w:r>
        <w:r>
          <w:rPr>
            <w:noProof/>
          </w:rPr>
          <w:instrText>HYPERLINK \l "_Toc461687181"</w:instrText>
        </w:r>
        <w:r w:rsidRPr="004452C8">
          <w:rPr>
            <w:rStyle w:val="Hyperlink"/>
            <w:noProof/>
          </w:rPr>
          <w:instrText xml:space="preserve"> </w:instrText>
        </w:r>
        <w:r w:rsidRPr="004452C8">
          <w:rPr>
            <w:rStyle w:val="Hyperlink"/>
            <w:noProof/>
          </w:rPr>
        </w:r>
        <w:r w:rsidRPr="004452C8">
          <w:rPr>
            <w:rStyle w:val="Hyperlink"/>
            <w:noProof/>
          </w:rPr>
          <w:fldChar w:fldCharType="separate"/>
        </w:r>
        <w:r w:rsidRPr="004452C8">
          <w:rPr>
            <w:rStyle w:val="Hyperlink"/>
            <w:noProof/>
            <w:shd w:val="clear" w:color="auto" w:fill="FFFFFF"/>
          </w:rPr>
          <w:t>Technical solution</w:t>
        </w:r>
        <w:r>
          <w:rPr>
            <w:noProof/>
            <w:webHidden/>
          </w:rPr>
          <w:tab/>
        </w:r>
        <w:r>
          <w:rPr>
            <w:noProof/>
            <w:webHidden/>
          </w:rPr>
          <w:fldChar w:fldCharType="begin"/>
        </w:r>
        <w:r>
          <w:rPr>
            <w:noProof/>
            <w:webHidden/>
          </w:rPr>
          <w:instrText xml:space="preserve"> PAGEREF _Toc461687181 \h </w:instrText>
        </w:r>
        <w:r>
          <w:rPr>
            <w:noProof/>
            <w:webHidden/>
          </w:rPr>
        </w:r>
      </w:ins>
      <w:r>
        <w:rPr>
          <w:noProof/>
          <w:webHidden/>
        </w:rPr>
        <w:fldChar w:fldCharType="separate"/>
      </w:r>
      <w:ins w:id="197" w:author="Yash Ganthe" w:date="2016-09-15T07:17:00Z">
        <w:r>
          <w:rPr>
            <w:noProof/>
            <w:webHidden/>
          </w:rPr>
          <w:t>3</w:t>
        </w:r>
        <w:r>
          <w:rPr>
            <w:noProof/>
            <w:webHidden/>
          </w:rPr>
          <w:fldChar w:fldCharType="end"/>
        </w:r>
        <w:r w:rsidRPr="004452C8">
          <w:rPr>
            <w:rStyle w:val="Hyperlink"/>
            <w:noProof/>
          </w:rPr>
          <w:fldChar w:fldCharType="end"/>
        </w:r>
      </w:ins>
    </w:p>
    <w:p w14:paraId="1824F5CD" w14:textId="77777777" w:rsidR="00526FE8" w:rsidRDefault="00526FE8">
      <w:pPr>
        <w:pStyle w:val="TOC2"/>
        <w:tabs>
          <w:tab w:val="right" w:leader="dot" w:pos="9350"/>
        </w:tabs>
        <w:rPr>
          <w:ins w:id="198" w:author="Yash Ganthe" w:date="2016-09-15T07:17:00Z"/>
          <w:rFonts w:eastAsiaTheme="minorEastAsia"/>
          <w:noProof/>
          <w:szCs w:val="20"/>
          <w:lang w:bidi="mr-IN"/>
        </w:rPr>
      </w:pPr>
      <w:ins w:id="199" w:author="Yash Ganthe" w:date="2016-09-15T07:17:00Z">
        <w:r w:rsidRPr="004452C8">
          <w:rPr>
            <w:rStyle w:val="Hyperlink"/>
            <w:noProof/>
          </w:rPr>
          <w:fldChar w:fldCharType="begin"/>
        </w:r>
        <w:r w:rsidRPr="004452C8">
          <w:rPr>
            <w:rStyle w:val="Hyperlink"/>
            <w:noProof/>
          </w:rPr>
          <w:instrText xml:space="preserve"> </w:instrText>
        </w:r>
        <w:r>
          <w:rPr>
            <w:noProof/>
          </w:rPr>
          <w:instrText>HYPERLINK \l "_Toc461687182"</w:instrText>
        </w:r>
        <w:r w:rsidRPr="004452C8">
          <w:rPr>
            <w:rStyle w:val="Hyperlink"/>
            <w:noProof/>
          </w:rPr>
          <w:instrText xml:space="preserve"> </w:instrText>
        </w:r>
        <w:r w:rsidRPr="004452C8">
          <w:rPr>
            <w:rStyle w:val="Hyperlink"/>
            <w:noProof/>
          </w:rPr>
        </w:r>
        <w:r w:rsidRPr="004452C8">
          <w:rPr>
            <w:rStyle w:val="Hyperlink"/>
            <w:noProof/>
          </w:rPr>
          <w:fldChar w:fldCharType="separate"/>
        </w:r>
        <w:r w:rsidRPr="004452C8">
          <w:rPr>
            <w:rStyle w:val="Hyperlink"/>
            <w:noProof/>
          </w:rPr>
          <w:t>Google support</w:t>
        </w:r>
        <w:r>
          <w:rPr>
            <w:noProof/>
            <w:webHidden/>
          </w:rPr>
          <w:tab/>
        </w:r>
        <w:r>
          <w:rPr>
            <w:noProof/>
            <w:webHidden/>
          </w:rPr>
          <w:fldChar w:fldCharType="begin"/>
        </w:r>
        <w:r>
          <w:rPr>
            <w:noProof/>
            <w:webHidden/>
          </w:rPr>
          <w:instrText xml:space="preserve"> PAGEREF _Toc461687182 \h </w:instrText>
        </w:r>
        <w:r>
          <w:rPr>
            <w:noProof/>
            <w:webHidden/>
          </w:rPr>
        </w:r>
      </w:ins>
      <w:r>
        <w:rPr>
          <w:noProof/>
          <w:webHidden/>
        </w:rPr>
        <w:fldChar w:fldCharType="separate"/>
      </w:r>
      <w:ins w:id="200" w:author="Yash Ganthe" w:date="2016-09-15T07:17:00Z">
        <w:r>
          <w:rPr>
            <w:noProof/>
            <w:webHidden/>
          </w:rPr>
          <w:t>3</w:t>
        </w:r>
        <w:r>
          <w:rPr>
            <w:noProof/>
            <w:webHidden/>
          </w:rPr>
          <w:fldChar w:fldCharType="end"/>
        </w:r>
        <w:r w:rsidRPr="004452C8">
          <w:rPr>
            <w:rStyle w:val="Hyperlink"/>
            <w:noProof/>
          </w:rPr>
          <w:fldChar w:fldCharType="end"/>
        </w:r>
      </w:ins>
    </w:p>
    <w:p w14:paraId="5CF66887" w14:textId="77777777" w:rsidR="00526FE8" w:rsidRDefault="00526FE8">
      <w:pPr>
        <w:pStyle w:val="TOC2"/>
        <w:tabs>
          <w:tab w:val="right" w:leader="dot" w:pos="9350"/>
        </w:tabs>
        <w:rPr>
          <w:ins w:id="201" w:author="Yash Ganthe" w:date="2016-09-15T07:17:00Z"/>
          <w:rFonts w:eastAsiaTheme="minorEastAsia"/>
          <w:noProof/>
          <w:szCs w:val="20"/>
          <w:lang w:bidi="mr-IN"/>
        </w:rPr>
      </w:pPr>
      <w:ins w:id="202" w:author="Yash Ganthe" w:date="2016-09-15T07:17:00Z">
        <w:r w:rsidRPr="004452C8">
          <w:rPr>
            <w:rStyle w:val="Hyperlink"/>
            <w:noProof/>
          </w:rPr>
          <w:fldChar w:fldCharType="begin"/>
        </w:r>
        <w:r w:rsidRPr="004452C8">
          <w:rPr>
            <w:rStyle w:val="Hyperlink"/>
            <w:noProof/>
          </w:rPr>
          <w:instrText xml:space="preserve"> </w:instrText>
        </w:r>
        <w:r>
          <w:rPr>
            <w:noProof/>
          </w:rPr>
          <w:instrText>HYPERLINK \l "_Toc461687183"</w:instrText>
        </w:r>
        <w:r w:rsidRPr="004452C8">
          <w:rPr>
            <w:rStyle w:val="Hyperlink"/>
            <w:noProof/>
          </w:rPr>
          <w:instrText xml:space="preserve"> </w:instrText>
        </w:r>
        <w:r w:rsidRPr="004452C8">
          <w:rPr>
            <w:rStyle w:val="Hyperlink"/>
            <w:noProof/>
          </w:rPr>
        </w:r>
        <w:r w:rsidRPr="004452C8">
          <w:rPr>
            <w:rStyle w:val="Hyperlink"/>
            <w:noProof/>
          </w:rPr>
          <w:fldChar w:fldCharType="separate"/>
        </w:r>
        <w:r w:rsidRPr="004452C8">
          <w:rPr>
            <w:rStyle w:val="Hyperlink"/>
            <w:noProof/>
          </w:rPr>
          <w:t>Our offering</w:t>
        </w:r>
        <w:r>
          <w:rPr>
            <w:noProof/>
            <w:webHidden/>
          </w:rPr>
          <w:tab/>
        </w:r>
        <w:r>
          <w:rPr>
            <w:noProof/>
            <w:webHidden/>
          </w:rPr>
          <w:fldChar w:fldCharType="begin"/>
        </w:r>
        <w:r>
          <w:rPr>
            <w:noProof/>
            <w:webHidden/>
          </w:rPr>
          <w:instrText xml:space="preserve"> PAGEREF _Toc461687183 \h </w:instrText>
        </w:r>
        <w:r>
          <w:rPr>
            <w:noProof/>
            <w:webHidden/>
          </w:rPr>
        </w:r>
      </w:ins>
      <w:r>
        <w:rPr>
          <w:noProof/>
          <w:webHidden/>
        </w:rPr>
        <w:fldChar w:fldCharType="separate"/>
      </w:r>
      <w:ins w:id="203" w:author="Yash Ganthe" w:date="2016-09-15T07:17:00Z">
        <w:r>
          <w:rPr>
            <w:noProof/>
            <w:webHidden/>
          </w:rPr>
          <w:t>3</w:t>
        </w:r>
        <w:r>
          <w:rPr>
            <w:noProof/>
            <w:webHidden/>
          </w:rPr>
          <w:fldChar w:fldCharType="end"/>
        </w:r>
        <w:r w:rsidRPr="004452C8">
          <w:rPr>
            <w:rStyle w:val="Hyperlink"/>
            <w:noProof/>
          </w:rPr>
          <w:fldChar w:fldCharType="end"/>
        </w:r>
      </w:ins>
    </w:p>
    <w:p w14:paraId="7414DF94" w14:textId="77777777" w:rsidR="00526FE8" w:rsidRDefault="00526FE8">
      <w:pPr>
        <w:pStyle w:val="TOC2"/>
        <w:tabs>
          <w:tab w:val="right" w:leader="dot" w:pos="9350"/>
        </w:tabs>
        <w:rPr>
          <w:ins w:id="204" w:author="Yash Ganthe" w:date="2016-09-15T07:17:00Z"/>
          <w:rFonts w:eastAsiaTheme="minorEastAsia"/>
          <w:noProof/>
          <w:szCs w:val="20"/>
          <w:lang w:bidi="mr-IN"/>
        </w:rPr>
      </w:pPr>
      <w:ins w:id="205" w:author="Yash Ganthe" w:date="2016-09-15T07:17:00Z">
        <w:r w:rsidRPr="004452C8">
          <w:rPr>
            <w:rStyle w:val="Hyperlink"/>
            <w:noProof/>
          </w:rPr>
          <w:fldChar w:fldCharType="begin"/>
        </w:r>
        <w:r w:rsidRPr="004452C8">
          <w:rPr>
            <w:rStyle w:val="Hyperlink"/>
            <w:noProof/>
          </w:rPr>
          <w:instrText xml:space="preserve"> </w:instrText>
        </w:r>
        <w:r>
          <w:rPr>
            <w:noProof/>
          </w:rPr>
          <w:instrText>HYPERLINK \l "_Toc461687184"</w:instrText>
        </w:r>
        <w:r w:rsidRPr="004452C8">
          <w:rPr>
            <w:rStyle w:val="Hyperlink"/>
            <w:noProof/>
          </w:rPr>
          <w:instrText xml:space="preserve"> </w:instrText>
        </w:r>
        <w:r w:rsidRPr="004452C8">
          <w:rPr>
            <w:rStyle w:val="Hyperlink"/>
            <w:noProof/>
          </w:rPr>
        </w:r>
        <w:r w:rsidRPr="004452C8">
          <w:rPr>
            <w:rStyle w:val="Hyperlink"/>
            <w:noProof/>
          </w:rPr>
          <w:fldChar w:fldCharType="separate"/>
        </w:r>
        <w:r w:rsidRPr="004452C8">
          <w:rPr>
            <w:rStyle w:val="Hyperlink"/>
            <w:noProof/>
          </w:rPr>
          <w:t>Data entry</w:t>
        </w:r>
        <w:r>
          <w:rPr>
            <w:noProof/>
            <w:webHidden/>
          </w:rPr>
          <w:tab/>
        </w:r>
        <w:r>
          <w:rPr>
            <w:noProof/>
            <w:webHidden/>
          </w:rPr>
          <w:fldChar w:fldCharType="begin"/>
        </w:r>
        <w:r>
          <w:rPr>
            <w:noProof/>
            <w:webHidden/>
          </w:rPr>
          <w:instrText xml:space="preserve"> PAGEREF _Toc461687184 \h </w:instrText>
        </w:r>
        <w:r>
          <w:rPr>
            <w:noProof/>
            <w:webHidden/>
          </w:rPr>
        </w:r>
      </w:ins>
      <w:r>
        <w:rPr>
          <w:noProof/>
          <w:webHidden/>
        </w:rPr>
        <w:fldChar w:fldCharType="separate"/>
      </w:r>
      <w:ins w:id="206" w:author="Yash Ganthe" w:date="2016-09-15T07:17:00Z">
        <w:r>
          <w:rPr>
            <w:noProof/>
            <w:webHidden/>
          </w:rPr>
          <w:t>4</w:t>
        </w:r>
        <w:r>
          <w:rPr>
            <w:noProof/>
            <w:webHidden/>
          </w:rPr>
          <w:fldChar w:fldCharType="end"/>
        </w:r>
        <w:r w:rsidRPr="004452C8">
          <w:rPr>
            <w:rStyle w:val="Hyperlink"/>
            <w:noProof/>
          </w:rPr>
          <w:fldChar w:fldCharType="end"/>
        </w:r>
      </w:ins>
    </w:p>
    <w:p w14:paraId="5FD2171E" w14:textId="77777777" w:rsidR="00526FE8" w:rsidRDefault="00526FE8">
      <w:pPr>
        <w:pStyle w:val="TOC1"/>
        <w:tabs>
          <w:tab w:val="right" w:leader="dot" w:pos="9350"/>
        </w:tabs>
        <w:rPr>
          <w:ins w:id="207" w:author="Yash Ganthe" w:date="2016-09-15T07:17:00Z"/>
          <w:rFonts w:eastAsiaTheme="minorEastAsia"/>
          <w:noProof/>
          <w:szCs w:val="20"/>
          <w:lang w:bidi="mr-IN"/>
        </w:rPr>
      </w:pPr>
      <w:ins w:id="208" w:author="Yash Ganthe" w:date="2016-09-15T07:17:00Z">
        <w:r w:rsidRPr="004452C8">
          <w:rPr>
            <w:rStyle w:val="Hyperlink"/>
            <w:noProof/>
          </w:rPr>
          <w:fldChar w:fldCharType="begin"/>
        </w:r>
        <w:r w:rsidRPr="004452C8">
          <w:rPr>
            <w:rStyle w:val="Hyperlink"/>
            <w:noProof/>
          </w:rPr>
          <w:instrText xml:space="preserve"> </w:instrText>
        </w:r>
        <w:r>
          <w:rPr>
            <w:noProof/>
          </w:rPr>
          <w:instrText>HYPERLINK \l "_Toc461687185"</w:instrText>
        </w:r>
        <w:r w:rsidRPr="004452C8">
          <w:rPr>
            <w:rStyle w:val="Hyperlink"/>
            <w:noProof/>
          </w:rPr>
          <w:instrText xml:space="preserve"> </w:instrText>
        </w:r>
        <w:r w:rsidRPr="004452C8">
          <w:rPr>
            <w:rStyle w:val="Hyperlink"/>
            <w:noProof/>
          </w:rPr>
        </w:r>
        <w:r w:rsidRPr="004452C8">
          <w:rPr>
            <w:rStyle w:val="Hyperlink"/>
            <w:noProof/>
          </w:rPr>
          <w:fldChar w:fldCharType="separate"/>
        </w:r>
        <w:r w:rsidRPr="004452C8">
          <w:rPr>
            <w:rStyle w:val="Hyperlink"/>
            <w:noProof/>
          </w:rPr>
          <w:t>Passenger Experience</w:t>
        </w:r>
        <w:r>
          <w:rPr>
            <w:noProof/>
            <w:webHidden/>
          </w:rPr>
          <w:tab/>
        </w:r>
        <w:r>
          <w:rPr>
            <w:noProof/>
            <w:webHidden/>
          </w:rPr>
          <w:fldChar w:fldCharType="begin"/>
        </w:r>
        <w:r>
          <w:rPr>
            <w:noProof/>
            <w:webHidden/>
          </w:rPr>
          <w:instrText xml:space="preserve"> PAGEREF _Toc461687185 \h </w:instrText>
        </w:r>
        <w:r>
          <w:rPr>
            <w:noProof/>
            <w:webHidden/>
          </w:rPr>
        </w:r>
      </w:ins>
      <w:r>
        <w:rPr>
          <w:noProof/>
          <w:webHidden/>
        </w:rPr>
        <w:fldChar w:fldCharType="separate"/>
      </w:r>
      <w:ins w:id="209" w:author="Yash Ganthe" w:date="2016-09-15T07:17:00Z">
        <w:r>
          <w:rPr>
            <w:noProof/>
            <w:webHidden/>
          </w:rPr>
          <w:t>5</w:t>
        </w:r>
        <w:r>
          <w:rPr>
            <w:noProof/>
            <w:webHidden/>
          </w:rPr>
          <w:fldChar w:fldCharType="end"/>
        </w:r>
        <w:r w:rsidRPr="004452C8">
          <w:rPr>
            <w:rStyle w:val="Hyperlink"/>
            <w:noProof/>
          </w:rPr>
          <w:fldChar w:fldCharType="end"/>
        </w:r>
      </w:ins>
    </w:p>
    <w:p w14:paraId="19CDB889" w14:textId="77777777" w:rsidR="00526FE8" w:rsidRDefault="00526FE8">
      <w:pPr>
        <w:pStyle w:val="TOC1"/>
        <w:tabs>
          <w:tab w:val="right" w:leader="dot" w:pos="9350"/>
        </w:tabs>
        <w:rPr>
          <w:ins w:id="210" w:author="Yash Ganthe" w:date="2016-09-15T07:17:00Z"/>
          <w:rFonts w:eastAsiaTheme="minorEastAsia"/>
          <w:noProof/>
          <w:szCs w:val="20"/>
          <w:lang w:bidi="mr-IN"/>
        </w:rPr>
      </w:pPr>
      <w:ins w:id="211" w:author="Yash Ganthe" w:date="2016-09-15T07:17:00Z">
        <w:r w:rsidRPr="004452C8">
          <w:rPr>
            <w:rStyle w:val="Hyperlink"/>
            <w:noProof/>
          </w:rPr>
          <w:fldChar w:fldCharType="begin"/>
        </w:r>
        <w:r w:rsidRPr="004452C8">
          <w:rPr>
            <w:rStyle w:val="Hyperlink"/>
            <w:noProof/>
          </w:rPr>
          <w:instrText xml:space="preserve"> </w:instrText>
        </w:r>
        <w:r>
          <w:rPr>
            <w:noProof/>
          </w:rPr>
          <w:instrText>HYPERLINK \l "_Toc461687186"</w:instrText>
        </w:r>
        <w:r w:rsidRPr="004452C8">
          <w:rPr>
            <w:rStyle w:val="Hyperlink"/>
            <w:noProof/>
          </w:rPr>
          <w:instrText xml:space="preserve"> </w:instrText>
        </w:r>
        <w:r w:rsidRPr="004452C8">
          <w:rPr>
            <w:rStyle w:val="Hyperlink"/>
            <w:noProof/>
          </w:rPr>
        </w:r>
        <w:r w:rsidRPr="004452C8">
          <w:rPr>
            <w:rStyle w:val="Hyperlink"/>
            <w:noProof/>
          </w:rPr>
          <w:fldChar w:fldCharType="separate"/>
        </w:r>
        <w:r w:rsidRPr="004452C8">
          <w:rPr>
            <w:rStyle w:val="Hyperlink"/>
            <w:noProof/>
            <w:shd w:val="clear" w:color="auto" w:fill="FFFFFF"/>
          </w:rPr>
          <w:t>Financials</w:t>
        </w:r>
        <w:r>
          <w:rPr>
            <w:noProof/>
            <w:webHidden/>
          </w:rPr>
          <w:tab/>
        </w:r>
        <w:r>
          <w:rPr>
            <w:noProof/>
            <w:webHidden/>
          </w:rPr>
          <w:fldChar w:fldCharType="begin"/>
        </w:r>
        <w:r>
          <w:rPr>
            <w:noProof/>
            <w:webHidden/>
          </w:rPr>
          <w:instrText xml:space="preserve"> PAGEREF _Toc461687186 \h </w:instrText>
        </w:r>
        <w:r>
          <w:rPr>
            <w:noProof/>
            <w:webHidden/>
          </w:rPr>
        </w:r>
      </w:ins>
      <w:r>
        <w:rPr>
          <w:noProof/>
          <w:webHidden/>
        </w:rPr>
        <w:fldChar w:fldCharType="separate"/>
      </w:r>
      <w:ins w:id="212" w:author="Yash Ganthe" w:date="2016-09-15T07:17:00Z">
        <w:r>
          <w:rPr>
            <w:noProof/>
            <w:webHidden/>
          </w:rPr>
          <w:t>6</w:t>
        </w:r>
        <w:r>
          <w:rPr>
            <w:noProof/>
            <w:webHidden/>
          </w:rPr>
          <w:fldChar w:fldCharType="end"/>
        </w:r>
        <w:r w:rsidRPr="004452C8">
          <w:rPr>
            <w:rStyle w:val="Hyperlink"/>
            <w:noProof/>
          </w:rPr>
          <w:fldChar w:fldCharType="end"/>
        </w:r>
      </w:ins>
    </w:p>
    <w:p w14:paraId="042D230F" w14:textId="77777777" w:rsidR="00526FE8" w:rsidRDefault="00526FE8">
      <w:pPr>
        <w:pStyle w:val="TOC1"/>
        <w:tabs>
          <w:tab w:val="right" w:leader="dot" w:pos="9350"/>
        </w:tabs>
        <w:rPr>
          <w:ins w:id="213" w:author="Yash Ganthe" w:date="2016-09-15T07:17:00Z"/>
          <w:rFonts w:eastAsiaTheme="minorEastAsia"/>
          <w:noProof/>
          <w:szCs w:val="20"/>
          <w:lang w:bidi="mr-IN"/>
        </w:rPr>
      </w:pPr>
      <w:ins w:id="214" w:author="Yash Ganthe" w:date="2016-09-15T07:17:00Z">
        <w:r w:rsidRPr="004452C8">
          <w:rPr>
            <w:rStyle w:val="Hyperlink"/>
            <w:noProof/>
          </w:rPr>
          <w:fldChar w:fldCharType="begin"/>
        </w:r>
        <w:r w:rsidRPr="004452C8">
          <w:rPr>
            <w:rStyle w:val="Hyperlink"/>
            <w:noProof/>
          </w:rPr>
          <w:instrText xml:space="preserve"> </w:instrText>
        </w:r>
        <w:r>
          <w:rPr>
            <w:noProof/>
          </w:rPr>
          <w:instrText>HYPERLINK \l "_Toc461687187"</w:instrText>
        </w:r>
        <w:r w:rsidRPr="004452C8">
          <w:rPr>
            <w:rStyle w:val="Hyperlink"/>
            <w:noProof/>
          </w:rPr>
          <w:instrText xml:space="preserve"> </w:instrText>
        </w:r>
        <w:r w:rsidRPr="004452C8">
          <w:rPr>
            <w:rStyle w:val="Hyperlink"/>
            <w:noProof/>
          </w:rPr>
        </w:r>
        <w:r w:rsidRPr="004452C8">
          <w:rPr>
            <w:rStyle w:val="Hyperlink"/>
            <w:noProof/>
          </w:rPr>
          <w:fldChar w:fldCharType="separate"/>
        </w:r>
        <w:r w:rsidRPr="004452C8">
          <w:rPr>
            <w:rStyle w:val="Hyperlink"/>
            <w:noProof/>
            <w:shd w:val="clear" w:color="auto" w:fill="FFFFFF"/>
          </w:rPr>
          <w:t>Engagement with GTDC</w:t>
        </w:r>
        <w:r>
          <w:rPr>
            <w:noProof/>
            <w:webHidden/>
          </w:rPr>
          <w:tab/>
        </w:r>
        <w:r>
          <w:rPr>
            <w:noProof/>
            <w:webHidden/>
          </w:rPr>
          <w:fldChar w:fldCharType="begin"/>
        </w:r>
        <w:r>
          <w:rPr>
            <w:noProof/>
            <w:webHidden/>
          </w:rPr>
          <w:instrText xml:space="preserve"> PAGEREF _Toc461687187 \h </w:instrText>
        </w:r>
        <w:r>
          <w:rPr>
            <w:noProof/>
            <w:webHidden/>
          </w:rPr>
        </w:r>
      </w:ins>
      <w:r>
        <w:rPr>
          <w:noProof/>
          <w:webHidden/>
        </w:rPr>
        <w:fldChar w:fldCharType="separate"/>
      </w:r>
      <w:ins w:id="215" w:author="Yash Ganthe" w:date="2016-09-15T07:17:00Z">
        <w:r>
          <w:rPr>
            <w:noProof/>
            <w:webHidden/>
          </w:rPr>
          <w:t>6</w:t>
        </w:r>
        <w:r>
          <w:rPr>
            <w:noProof/>
            <w:webHidden/>
          </w:rPr>
          <w:fldChar w:fldCharType="end"/>
        </w:r>
        <w:r w:rsidRPr="004452C8">
          <w:rPr>
            <w:rStyle w:val="Hyperlink"/>
            <w:noProof/>
          </w:rPr>
          <w:fldChar w:fldCharType="end"/>
        </w:r>
      </w:ins>
    </w:p>
    <w:p w14:paraId="52A6AE45" w14:textId="77777777" w:rsidR="00526FE8" w:rsidRDefault="00526FE8">
      <w:pPr>
        <w:pStyle w:val="TOC2"/>
        <w:tabs>
          <w:tab w:val="right" w:leader="dot" w:pos="9350"/>
        </w:tabs>
        <w:rPr>
          <w:ins w:id="216" w:author="Yash Ganthe" w:date="2016-09-15T07:17:00Z"/>
          <w:rFonts w:eastAsiaTheme="minorEastAsia"/>
          <w:noProof/>
          <w:szCs w:val="20"/>
          <w:lang w:bidi="mr-IN"/>
        </w:rPr>
      </w:pPr>
      <w:ins w:id="217" w:author="Yash Ganthe" w:date="2016-09-15T07:17:00Z">
        <w:r w:rsidRPr="004452C8">
          <w:rPr>
            <w:rStyle w:val="Hyperlink"/>
            <w:noProof/>
          </w:rPr>
          <w:fldChar w:fldCharType="begin"/>
        </w:r>
        <w:r w:rsidRPr="004452C8">
          <w:rPr>
            <w:rStyle w:val="Hyperlink"/>
            <w:noProof/>
          </w:rPr>
          <w:instrText xml:space="preserve"> </w:instrText>
        </w:r>
        <w:r>
          <w:rPr>
            <w:noProof/>
          </w:rPr>
          <w:instrText>HYPERLINK \l "_Toc461687188"</w:instrText>
        </w:r>
        <w:r w:rsidRPr="004452C8">
          <w:rPr>
            <w:rStyle w:val="Hyperlink"/>
            <w:noProof/>
          </w:rPr>
          <w:instrText xml:space="preserve"> </w:instrText>
        </w:r>
        <w:r w:rsidRPr="004452C8">
          <w:rPr>
            <w:rStyle w:val="Hyperlink"/>
            <w:noProof/>
          </w:rPr>
        </w:r>
        <w:r w:rsidRPr="004452C8">
          <w:rPr>
            <w:rStyle w:val="Hyperlink"/>
            <w:noProof/>
          </w:rPr>
          <w:fldChar w:fldCharType="separate"/>
        </w:r>
        <w:r w:rsidRPr="004452C8">
          <w:rPr>
            <w:rStyle w:val="Hyperlink"/>
            <w:noProof/>
          </w:rPr>
          <w:t>Role of NewYug</w:t>
        </w:r>
        <w:r>
          <w:rPr>
            <w:noProof/>
            <w:webHidden/>
          </w:rPr>
          <w:tab/>
        </w:r>
        <w:r>
          <w:rPr>
            <w:noProof/>
            <w:webHidden/>
          </w:rPr>
          <w:fldChar w:fldCharType="begin"/>
        </w:r>
        <w:r>
          <w:rPr>
            <w:noProof/>
            <w:webHidden/>
          </w:rPr>
          <w:instrText xml:space="preserve"> PAGEREF _Toc461687188 \h </w:instrText>
        </w:r>
        <w:r>
          <w:rPr>
            <w:noProof/>
            <w:webHidden/>
          </w:rPr>
        </w:r>
      </w:ins>
      <w:r>
        <w:rPr>
          <w:noProof/>
          <w:webHidden/>
        </w:rPr>
        <w:fldChar w:fldCharType="separate"/>
      </w:r>
      <w:ins w:id="218" w:author="Yash Ganthe" w:date="2016-09-15T07:17:00Z">
        <w:r>
          <w:rPr>
            <w:noProof/>
            <w:webHidden/>
          </w:rPr>
          <w:t>6</w:t>
        </w:r>
        <w:r>
          <w:rPr>
            <w:noProof/>
            <w:webHidden/>
          </w:rPr>
          <w:fldChar w:fldCharType="end"/>
        </w:r>
        <w:r w:rsidRPr="004452C8">
          <w:rPr>
            <w:rStyle w:val="Hyperlink"/>
            <w:noProof/>
          </w:rPr>
          <w:fldChar w:fldCharType="end"/>
        </w:r>
      </w:ins>
    </w:p>
    <w:p w14:paraId="5F787344" w14:textId="77777777" w:rsidR="00526FE8" w:rsidRDefault="00526FE8">
      <w:pPr>
        <w:pStyle w:val="TOC2"/>
        <w:tabs>
          <w:tab w:val="right" w:leader="dot" w:pos="9350"/>
        </w:tabs>
        <w:rPr>
          <w:ins w:id="219" w:author="Yash Ganthe" w:date="2016-09-15T07:17:00Z"/>
          <w:rFonts w:eastAsiaTheme="minorEastAsia"/>
          <w:noProof/>
          <w:szCs w:val="20"/>
          <w:lang w:bidi="mr-IN"/>
        </w:rPr>
      </w:pPr>
      <w:ins w:id="220" w:author="Yash Ganthe" w:date="2016-09-15T07:17:00Z">
        <w:r w:rsidRPr="004452C8">
          <w:rPr>
            <w:rStyle w:val="Hyperlink"/>
            <w:noProof/>
          </w:rPr>
          <w:fldChar w:fldCharType="begin"/>
        </w:r>
        <w:r w:rsidRPr="004452C8">
          <w:rPr>
            <w:rStyle w:val="Hyperlink"/>
            <w:noProof/>
          </w:rPr>
          <w:instrText xml:space="preserve"> </w:instrText>
        </w:r>
        <w:r>
          <w:rPr>
            <w:noProof/>
          </w:rPr>
          <w:instrText>HYPERLINK \l "_Toc461687189"</w:instrText>
        </w:r>
        <w:r w:rsidRPr="004452C8">
          <w:rPr>
            <w:rStyle w:val="Hyperlink"/>
            <w:noProof/>
          </w:rPr>
          <w:instrText xml:space="preserve"> </w:instrText>
        </w:r>
        <w:r w:rsidRPr="004452C8">
          <w:rPr>
            <w:rStyle w:val="Hyperlink"/>
            <w:noProof/>
          </w:rPr>
        </w:r>
        <w:r w:rsidRPr="004452C8">
          <w:rPr>
            <w:rStyle w:val="Hyperlink"/>
            <w:noProof/>
          </w:rPr>
          <w:fldChar w:fldCharType="separate"/>
        </w:r>
        <w:r w:rsidRPr="004452C8">
          <w:rPr>
            <w:rStyle w:val="Hyperlink"/>
            <w:noProof/>
          </w:rPr>
          <w:t>Role of GTDC</w:t>
        </w:r>
        <w:r>
          <w:rPr>
            <w:noProof/>
            <w:webHidden/>
          </w:rPr>
          <w:tab/>
        </w:r>
        <w:r>
          <w:rPr>
            <w:noProof/>
            <w:webHidden/>
          </w:rPr>
          <w:fldChar w:fldCharType="begin"/>
        </w:r>
        <w:r>
          <w:rPr>
            <w:noProof/>
            <w:webHidden/>
          </w:rPr>
          <w:instrText xml:space="preserve"> PAGEREF _Toc461687189 \h </w:instrText>
        </w:r>
        <w:r>
          <w:rPr>
            <w:noProof/>
            <w:webHidden/>
          </w:rPr>
        </w:r>
      </w:ins>
      <w:r>
        <w:rPr>
          <w:noProof/>
          <w:webHidden/>
        </w:rPr>
        <w:fldChar w:fldCharType="separate"/>
      </w:r>
      <w:ins w:id="221" w:author="Yash Ganthe" w:date="2016-09-15T07:17:00Z">
        <w:r>
          <w:rPr>
            <w:noProof/>
            <w:webHidden/>
          </w:rPr>
          <w:t>6</w:t>
        </w:r>
        <w:r>
          <w:rPr>
            <w:noProof/>
            <w:webHidden/>
          </w:rPr>
          <w:fldChar w:fldCharType="end"/>
        </w:r>
        <w:r w:rsidRPr="004452C8">
          <w:rPr>
            <w:rStyle w:val="Hyperlink"/>
            <w:noProof/>
          </w:rPr>
          <w:fldChar w:fldCharType="end"/>
        </w:r>
      </w:ins>
    </w:p>
    <w:p w14:paraId="2AEAEE9E" w14:textId="77777777" w:rsidR="00526FE8" w:rsidRDefault="00526FE8">
      <w:pPr>
        <w:pStyle w:val="TOC2"/>
        <w:tabs>
          <w:tab w:val="right" w:leader="dot" w:pos="9350"/>
        </w:tabs>
        <w:rPr>
          <w:ins w:id="222" w:author="Yash Ganthe" w:date="2016-09-15T07:17:00Z"/>
          <w:rFonts w:eastAsiaTheme="minorEastAsia"/>
          <w:noProof/>
          <w:szCs w:val="20"/>
          <w:lang w:bidi="mr-IN"/>
        </w:rPr>
      </w:pPr>
      <w:ins w:id="223" w:author="Yash Ganthe" w:date="2016-09-15T07:17:00Z">
        <w:r w:rsidRPr="004452C8">
          <w:rPr>
            <w:rStyle w:val="Hyperlink"/>
            <w:noProof/>
          </w:rPr>
          <w:fldChar w:fldCharType="begin"/>
        </w:r>
        <w:r w:rsidRPr="004452C8">
          <w:rPr>
            <w:rStyle w:val="Hyperlink"/>
            <w:noProof/>
          </w:rPr>
          <w:instrText xml:space="preserve"> </w:instrText>
        </w:r>
        <w:r>
          <w:rPr>
            <w:noProof/>
          </w:rPr>
          <w:instrText>HYPERLINK \l "_Toc461687190"</w:instrText>
        </w:r>
        <w:r w:rsidRPr="004452C8">
          <w:rPr>
            <w:rStyle w:val="Hyperlink"/>
            <w:noProof/>
          </w:rPr>
          <w:instrText xml:space="preserve"> </w:instrText>
        </w:r>
        <w:r w:rsidRPr="004452C8">
          <w:rPr>
            <w:rStyle w:val="Hyperlink"/>
            <w:noProof/>
          </w:rPr>
        </w:r>
        <w:r w:rsidRPr="004452C8">
          <w:rPr>
            <w:rStyle w:val="Hyperlink"/>
            <w:noProof/>
          </w:rPr>
          <w:fldChar w:fldCharType="separate"/>
        </w:r>
        <w:r w:rsidRPr="004452C8">
          <w:rPr>
            <w:rStyle w:val="Hyperlink"/>
            <w:noProof/>
          </w:rPr>
          <w:t>Financials</w:t>
        </w:r>
        <w:r>
          <w:rPr>
            <w:noProof/>
            <w:webHidden/>
          </w:rPr>
          <w:tab/>
        </w:r>
        <w:r>
          <w:rPr>
            <w:noProof/>
            <w:webHidden/>
          </w:rPr>
          <w:fldChar w:fldCharType="begin"/>
        </w:r>
        <w:r>
          <w:rPr>
            <w:noProof/>
            <w:webHidden/>
          </w:rPr>
          <w:instrText xml:space="preserve"> PAGEREF _Toc461687190 \h </w:instrText>
        </w:r>
        <w:r>
          <w:rPr>
            <w:noProof/>
            <w:webHidden/>
          </w:rPr>
        </w:r>
      </w:ins>
      <w:r>
        <w:rPr>
          <w:noProof/>
          <w:webHidden/>
        </w:rPr>
        <w:fldChar w:fldCharType="separate"/>
      </w:r>
      <w:ins w:id="224" w:author="Yash Ganthe" w:date="2016-09-15T07:17:00Z">
        <w:r>
          <w:rPr>
            <w:noProof/>
            <w:webHidden/>
          </w:rPr>
          <w:t>6</w:t>
        </w:r>
        <w:r>
          <w:rPr>
            <w:noProof/>
            <w:webHidden/>
          </w:rPr>
          <w:fldChar w:fldCharType="end"/>
        </w:r>
        <w:r w:rsidRPr="004452C8">
          <w:rPr>
            <w:rStyle w:val="Hyperlink"/>
            <w:noProof/>
          </w:rPr>
          <w:fldChar w:fldCharType="end"/>
        </w:r>
      </w:ins>
    </w:p>
    <w:p w14:paraId="11D0E0FE" w14:textId="77777777" w:rsidR="00526FE8" w:rsidRDefault="00526FE8">
      <w:pPr>
        <w:pStyle w:val="TOC1"/>
        <w:tabs>
          <w:tab w:val="right" w:leader="dot" w:pos="9350"/>
        </w:tabs>
        <w:rPr>
          <w:ins w:id="225" w:author="Yash Ganthe" w:date="2016-09-15T07:17:00Z"/>
          <w:rFonts w:eastAsiaTheme="minorEastAsia"/>
          <w:noProof/>
          <w:szCs w:val="20"/>
          <w:lang w:bidi="mr-IN"/>
        </w:rPr>
      </w:pPr>
      <w:ins w:id="226" w:author="Yash Ganthe" w:date="2016-09-15T07:17:00Z">
        <w:r w:rsidRPr="004452C8">
          <w:rPr>
            <w:rStyle w:val="Hyperlink"/>
            <w:noProof/>
          </w:rPr>
          <w:fldChar w:fldCharType="begin"/>
        </w:r>
        <w:r w:rsidRPr="004452C8">
          <w:rPr>
            <w:rStyle w:val="Hyperlink"/>
            <w:noProof/>
          </w:rPr>
          <w:instrText xml:space="preserve"> </w:instrText>
        </w:r>
        <w:r>
          <w:rPr>
            <w:noProof/>
          </w:rPr>
          <w:instrText>HYPERLINK \l "_Toc461687191"</w:instrText>
        </w:r>
        <w:r w:rsidRPr="004452C8">
          <w:rPr>
            <w:rStyle w:val="Hyperlink"/>
            <w:noProof/>
          </w:rPr>
          <w:instrText xml:space="preserve"> </w:instrText>
        </w:r>
        <w:r w:rsidRPr="004452C8">
          <w:rPr>
            <w:rStyle w:val="Hyperlink"/>
            <w:noProof/>
          </w:rPr>
        </w:r>
        <w:r w:rsidRPr="004452C8">
          <w:rPr>
            <w:rStyle w:val="Hyperlink"/>
            <w:noProof/>
          </w:rPr>
          <w:fldChar w:fldCharType="separate"/>
        </w:r>
        <w:r w:rsidRPr="004452C8">
          <w:rPr>
            <w:rStyle w:val="Hyperlink"/>
            <w:noProof/>
          </w:rPr>
          <w:t>Additional services</w:t>
        </w:r>
        <w:r>
          <w:rPr>
            <w:noProof/>
            <w:webHidden/>
          </w:rPr>
          <w:tab/>
        </w:r>
        <w:r>
          <w:rPr>
            <w:noProof/>
            <w:webHidden/>
          </w:rPr>
          <w:fldChar w:fldCharType="begin"/>
        </w:r>
        <w:r>
          <w:rPr>
            <w:noProof/>
            <w:webHidden/>
          </w:rPr>
          <w:instrText xml:space="preserve"> PAGEREF _Toc461687191 \h </w:instrText>
        </w:r>
        <w:r>
          <w:rPr>
            <w:noProof/>
            <w:webHidden/>
          </w:rPr>
        </w:r>
      </w:ins>
      <w:r>
        <w:rPr>
          <w:noProof/>
          <w:webHidden/>
        </w:rPr>
        <w:fldChar w:fldCharType="separate"/>
      </w:r>
      <w:ins w:id="227" w:author="Yash Ganthe" w:date="2016-09-15T07:17:00Z">
        <w:r>
          <w:rPr>
            <w:noProof/>
            <w:webHidden/>
          </w:rPr>
          <w:t>7</w:t>
        </w:r>
        <w:r>
          <w:rPr>
            <w:noProof/>
            <w:webHidden/>
          </w:rPr>
          <w:fldChar w:fldCharType="end"/>
        </w:r>
        <w:r w:rsidRPr="004452C8">
          <w:rPr>
            <w:rStyle w:val="Hyperlink"/>
            <w:noProof/>
          </w:rPr>
          <w:fldChar w:fldCharType="end"/>
        </w:r>
      </w:ins>
    </w:p>
    <w:p w14:paraId="15542F97" w14:textId="77777777" w:rsidR="00526FE8" w:rsidRDefault="00526FE8">
      <w:pPr>
        <w:pStyle w:val="TOC2"/>
        <w:tabs>
          <w:tab w:val="right" w:leader="dot" w:pos="9350"/>
        </w:tabs>
        <w:rPr>
          <w:ins w:id="228" w:author="Yash Ganthe" w:date="2016-09-15T07:17:00Z"/>
          <w:rFonts w:eastAsiaTheme="minorEastAsia"/>
          <w:noProof/>
          <w:szCs w:val="20"/>
          <w:lang w:bidi="mr-IN"/>
        </w:rPr>
      </w:pPr>
      <w:ins w:id="229" w:author="Yash Ganthe" w:date="2016-09-15T07:17:00Z">
        <w:r w:rsidRPr="004452C8">
          <w:rPr>
            <w:rStyle w:val="Hyperlink"/>
            <w:noProof/>
          </w:rPr>
          <w:fldChar w:fldCharType="begin"/>
        </w:r>
        <w:r w:rsidRPr="004452C8">
          <w:rPr>
            <w:rStyle w:val="Hyperlink"/>
            <w:noProof/>
          </w:rPr>
          <w:instrText xml:space="preserve"> </w:instrText>
        </w:r>
        <w:r>
          <w:rPr>
            <w:noProof/>
          </w:rPr>
          <w:instrText>HYPERLINK \l "_Toc461687192"</w:instrText>
        </w:r>
        <w:r w:rsidRPr="004452C8">
          <w:rPr>
            <w:rStyle w:val="Hyperlink"/>
            <w:noProof/>
          </w:rPr>
          <w:instrText xml:space="preserve"> </w:instrText>
        </w:r>
        <w:r w:rsidRPr="004452C8">
          <w:rPr>
            <w:rStyle w:val="Hyperlink"/>
            <w:noProof/>
          </w:rPr>
        </w:r>
        <w:r w:rsidRPr="004452C8">
          <w:rPr>
            <w:rStyle w:val="Hyperlink"/>
            <w:noProof/>
          </w:rPr>
          <w:fldChar w:fldCharType="separate"/>
        </w:r>
        <w:r w:rsidRPr="004452C8">
          <w:rPr>
            <w:rStyle w:val="Hyperlink"/>
            <w:noProof/>
          </w:rPr>
          <w:t>The ‘Happenings in Goa’ Calendar</w:t>
        </w:r>
        <w:r>
          <w:rPr>
            <w:noProof/>
            <w:webHidden/>
          </w:rPr>
          <w:tab/>
        </w:r>
        <w:r>
          <w:rPr>
            <w:noProof/>
            <w:webHidden/>
          </w:rPr>
          <w:fldChar w:fldCharType="begin"/>
        </w:r>
        <w:r>
          <w:rPr>
            <w:noProof/>
            <w:webHidden/>
          </w:rPr>
          <w:instrText xml:space="preserve"> PAGEREF _Toc461687192 \h </w:instrText>
        </w:r>
        <w:r>
          <w:rPr>
            <w:noProof/>
            <w:webHidden/>
          </w:rPr>
        </w:r>
      </w:ins>
      <w:r>
        <w:rPr>
          <w:noProof/>
          <w:webHidden/>
        </w:rPr>
        <w:fldChar w:fldCharType="separate"/>
      </w:r>
      <w:ins w:id="230" w:author="Yash Ganthe" w:date="2016-09-15T07:17:00Z">
        <w:r>
          <w:rPr>
            <w:noProof/>
            <w:webHidden/>
          </w:rPr>
          <w:t>7</w:t>
        </w:r>
        <w:r>
          <w:rPr>
            <w:noProof/>
            <w:webHidden/>
          </w:rPr>
          <w:fldChar w:fldCharType="end"/>
        </w:r>
        <w:r w:rsidRPr="004452C8">
          <w:rPr>
            <w:rStyle w:val="Hyperlink"/>
            <w:noProof/>
          </w:rPr>
          <w:fldChar w:fldCharType="end"/>
        </w:r>
      </w:ins>
    </w:p>
    <w:p w14:paraId="59B279FD" w14:textId="77777777" w:rsidR="00526FE8" w:rsidRDefault="00526FE8">
      <w:pPr>
        <w:pStyle w:val="TOC2"/>
        <w:tabs>
          <w:tab w:val="right" w:leader="dot" w:pos="9350"/>
        </w:tabs>
        <w:rPr>
          <w:ins w:id="231" w:author="Yash Ganthe" w:date="2016-09-15T07:17:00Z"/>
          <w:rFonts w:eastAsiaTheme="minorEastAsia"/>
          <w:noProof/>
          <w:szCs w:val="20"/>
          <w:lang w:bidi="mr-IN"/>
        </w:rPr>
      </w:pPr>
      <w:ins w:id="232" w:author="Yash Ganthe" w:date="2016-09-15T07:17:00Z">
        <w:r w:rsidRPr="004452C8">
          <w:rPr>
            <w:rStyle w:val="Hyperlink"/>
            <w:noProof/>
          </w:rPr>
          <w:fldChar w:fldCharType="begin"/>
        </w:r>
        <w:r w:rsidRPr="004452C8">
          <w:rPr>
            <w:rStyle w:val="Hyperlink"/>
            <w:noProof/>
          </w:rPr>
          <w:instrText xml:space="preserve"> </w:instrText>
        </w:r>
        <w:r>
          <w:rPr>
            <w:noProof/>
          </w:rPr>
          <w:instrText>HYPERLINK \l "_Toc461687193"</w:instrText>
        </w:r>
        <w:r w:rsidRPr="004452C8">
          <w:rPr>
            <w:rStyle w:val="Hyperlink"/>
            <w:noProof/>
          </w:rPr>
          <w:instrText xml:space="preserve"> </w:instrText>
        </w:r>
        <w:r w:rsidRPr="004452C8">
          <w:rPr>
            <w:rStyle w:val="Hyperlink"/>
            <w:noProof/>
          </w:rPr>
        </w:r>
        <w:r w:rsidRPr="004452C8">
          <w:rPr>
            <w:rStyle w:val="Hyperlink"/>
            <w:noProof/>
          </w:rPr>
          <w:fldChar w:fldCharType="separate"/>
        </w:r>
        <w:r w:rsidRPr="004452C8">
          <w:rPr>
            <w:rStyle w:val="Hyperlink"/>
            <w:noProof/>
          </w:rPr>
          <w:t>The Goa Map</w:t>
        </w:r>
        <w:r>
          <w:rPr>
            <w:noProof/>
            <w:webHidden/>
          </w:rPr>
          <w:tab/>
        </w:r>
        <w:r>
          <w:rPr>
            <w:noProof/>
            <w:webHidden/>
          </w:rPr>
          <w:fldChar w:fldCharType="begin"/>
        </w:r>
        <w:r>
          <w:rPr>
            <w:noProof/>
            <w:webHidden/>
          </w:rPr>
          <w:instrText xml:space="preserve"> PAGEREF _Toc461687193 \h </w:instrText>
        </w:r>
        <w:r>
          <w:rPr>
            <w:noProof/>
            <w:webHidden/>
          </w:rPr>
        </w:r>
      </w:ins>
      <w:r>
        <w:rPr>
          <w:noProof/>
          <w:webHidden/>
        </w:rPr>
        <w:fldChar w:fldCharType="separate"/>
      </w:r>
      <w:ins w:id="233" w:author="Yash Ganthe" w:date="2016-09-15T07:17:00Z">
        <w:r>
          <w:rPr>
            <w:noProof/>
            <w:webHidden/>
          </w:rPr>
          <w:t>7</w:t>
        </w:r>
        <w:r>
          <w:rPr>
            <w:noProof/>
            <w:webHidden/>
          </w:rPr>
          <w:fldChar w:fldCharType="end"/>
        </w:r>
        <w:r w:rsidRPr="004452C8">
          <w:rPr>
            <w:rStyle w:val="Hyperlink"/>
            <w:noProof/>
          </w:rPr>
          <w:fldChar w:fldCharType="end"/>
        </w:r>
      </w:ins>
    </w:p>
    <w:p w14:paraId="2EFEB95A" w14:textId="77777777" w:rsidR="00526FE8" w:rsidRDefault="00526FE8">
      <w:pPr>
        <w:pStyle w:val="TOC2"/>
        <w:tabs>
          <w:tab w:val="right" w:leader="dot" w:pos="9350"/>
        </w:tabs>
        <w:rPr>
          <w:ins w:id="234" w:author="Yash Ganthe" w:date="2016-09-15T07:17:00Z"/>
          <w:rFonts w:eastAsiaTheme="minorEastAsia"/>
          <w:noProof/>
          <w:szCs w:val="20"/>
          <w:lang w:bidi="mr-IN"/>
        </w:rPr>
      </w:pPr>
      <w:ins w:id="235" w:author="Yash Ganthe" w:date="2016-09-15T07:17:00Z">
        <w:r w:rsidRPr="004452C8">
          <w:rPr>
            <w:rStyle w:val="Hyperlink"/>
            <w:noProof/>
          </w:rPr>
          <w:fldChar w:fldCharType="begin"/>
        </w:r>
        <w:r w:rsidRPr="004452C8">
          <w:rPr>
            <w:rStyle w:val="Hyperlink"/>
            <w:noProof/>
          </w:rPr>
          <w:instrText xml:space="preserve"> </w:instrText>
        </w:r>
        <w:r>
          <w:rPr>
            <w:noProof/>
          </w:rPr>
          <w:instrText>HYPERLINK \l "_Toc461687194"</w:instrText>
        </w:r>
        <w:r w:rsidRPr="004452C8">
          <w:rPr>
            <w:rStyle w:val="Hyperlink"/>
            <w:noProof/>
          </w:rPr>
          <w:instrText xml:space="preserve"> </w:instrText>
        </w:r>
        <w:r w:rsidRPr="004452C8">
          <w:rPr>
            <w:rStyle w:val="Hyperlink"/>
            <w:noProof/>
          </w:rPr>
        </w:r>
        <w:r w:rsidRPr="004452C8">
          <w:rPr>
            <w:rStyle w:val="Hyperlink"/>
            <w:noProof/>
          </w:rPr>
          <w:fldChar w:fldCharType="separate"/>
        </w:r>
        <w:r w:rsidRPr="004452C8">
          <w:rPr>
            <w:rStyle w:val="Hyperlink"/>
            <w:noProof/>
          </w:rPr>
          <w:t>Taxis on Google Maps</w:t>
        </w:r>
        <w:r>
          <w:rPr>
            <w:noProof/>
            <w:webHidden/>
          </w:rPr>
          <w:tab/>
        </w:r>
        <w:r>
          <w:rPr>
            <w:noProof/>
            <w:webHidden/>
          </w:rPr>
          <w:fldChar w:fldCharType="begin"/>
        </w:r>
        <w:r>
          <w:rPr>
            <w:noProof/>
            <w:webHidden/>
          </w:rPr>
          <w:instrText xml:space="preserve"> PAGEREF _Toc461687194 \h </w:instrText>
        </w:r>
        <w:r>
          <w:rPr>
            <w:noProof/>
            <w:webHidden/>
          </w:rPr>
        </w:r>
      </w:ins>
      <w:r>
        <w:rPr>
          <w:noProof/>
          <w:webHidden/>
        </w:rPr>
        <w:fldChar w:fldCharType="separate"/>
      </w:r>
      <w:ins w:id="236" w:author="Yash Ganthe" w:date="2016-09-15T07:17:00Z">
        <w:r>
          <w:rPr>
            <w:noProof/>
            <w:webHidden/>
          </w:rPr>
          <w:t>7</w:t>
        </w:r>
        <w:r>
          <w:rPr>
            <w:noProof/>
            <w:webHidden/>
          </w:rPr>
          <w:fldChar w:fldCharType="end"/>
        </w:r>
        <w:r w:rsidRPr="004452C8">
          <w:rPr>
            <w:rStyle w:val="Hyperlink"/>
            <w:noProof/>
          </w:rPr>
          <w:fldChar w:fldCharType="end"/>
        </w:r>
      </w:ins>
    </w:p>
    <w:p w14:paraId="7D196E62" w14:textId="77777777" w:rsidR="00526FE8" w:rsidRDefault="00526FE8">
      <w:pPr>
        <w:pStyle w:val="TOC1"/>
        <w:tabs>
          <w:tab w:val="right" w:leader="dot" w:pos="9350"/>
        </w:tabs>
        <w:rPr>
          <w:ins w:id="237" w:author="Yash Ganthe" w:date="2016-09-15T07:17:00Z"/>
          <w:rFonts w:eastAsiaTheme="minorEastAsia"/>
          <w:noProof/>
          <w:szCs w:val="20"/>
          <w:lang w:bidi="mr-IN"/>
        </w:rPr>
      </w:pPr>
      <w:ins w:id="238" w:author="Yash Ganthe" w:date="2016-09-15T07:17:00Z">
        <w:r w:rsidRPr="004452C8">
          <w:rPr>
            <w:rStyle w:val="Hyperlink"/>
            <w:noProof/>
          </w:rPr>
          <w:fldChar w:fldCharType="begin"/>
        </w:r>
        <w:r w:rsidRPr="004452C8">
          <w:rPr>
            <w:rStyle w:val="Hyperlink"/>
            <w:noProof/>
          </w:rPr>
          <w:instrText xml:space="preserve"> </w:instrText>
        </w:r>
        <w:r>
          <w:rPr>
            <w:noProof/>
          </w:rPr>
          <w:instrText>HYPERLINK \l "_Toc461687195"</w:instrText>
        </w:r>
        <w:r w:rsidRPr="004452C8">
          <w:rPr>
            <w:rStyle w:val="Hyperlink"/>
            <w:noProof/>
          </w:rPr>
          <w:instrText xml:space="preserve"> </w:instrText>
        </w:r>
        <w:r w:rsidRPr="004452C8">
          <w:rPr>
            <w:rStyle w:val="Hyperlink"/>
            <w:noProof/>
          </w:rPr>
        </w:r>
        <w:r w:rsidRPr="004452C8">
          <w:rPr>
            <w:rStyle w:val="Hyperlink"/>
            <w:noProof/>
          </w:rPr>
          <w:fldChar w:fldCharType="separate"/>
        </w:r>
        <w:r w:rsidRPr="004452C8">
          <w:rPr>
            <w:rStyle w:val="Hyperlink"/>
            <w:noProof/>
          </w:rPr>
          <w:t>Summary</w:t>
        </w:r>
        <w:r>
          <w:rPr>
            <w:noProof/>
            <w:webHidden/>
          </w:rPr>
          <w:tab/>
        </w:r>
        <w:r>
          <w:rPr>
            <w:noProof/>
            <w:webHidden/>
          </w:rPr>
          <w:fldChar w:fldCharType="begin"/>
        </w:r>
        <w:r>
          <w:rPr>
            <w:noProof/>
            <w:webHidden/>
          </w:rPr>
          <w:instrText xml:space="preserve"> PAGEREF _Toc461687195 \h </w:instrText>
        </w:r>
        <w:r>
          <w:rPr>
            <w:noProof/>
            <w:webHidden/>
          </w:rPr>
        </w:r>
      </w:ins>
      <w:r>
        <w:rPr>
          <w:noProof/>
          <w:webHidden/>
        </w:rPr>
        <w:fldChar w:fldCharType="separate"/>
      </w:r>
      <w:ins w:id="239" w:author="Yash Ganthe" w:date="2016-09-15T07:17:00Z">
        <w:r>
          <w:rPr>
            <w:noProof/>
            <w:webHidden/>
          </w:rPr>
          <w:t>7</w:t>
        </w:r>
        <w:r>
          <w:rPr>
            <w:noProof/>
            <w:webHidden/>
          </w:rPr>
          <w:fldChar w:fldCharType="end"/>
        </w:r>
        <w:r w:rsidRPr="004452C8">
          <w:rPr>
            <w:rStyle w:val="Hyperlink"/>
            <w:noProof/>
          </w:rPr>
          <w:fldChar w:fldCharType="end"/>
        </w:r>
      </w:ins>
    </w:p>
    <w:p w14:paraId="190E27E7" w14:textId="77777777" w:rsidR="006A3172" w:rsidDel="000B2C06" w:rsidRDefault="006A3172">
      <w:pPr>
        <w:pStyle w:val="TOC1"/>
        <w:tabs>
          <w:tab w:val="right" w:leader="dot" w:pos="9350"/>
        </w:tabs>
        <w:rPr>
          <w:del w:id="240" w:author="Yash Ganthe" w:date="2016-09-14T02:28:00Z"/>
          <w:noProof/>
        </w:rPr>
      </w:pPr>
      <w:del w:id="241" w:author="Yash Ganthe" w:date="2016-09-14T02:28:00Z">
        <w:r w:rsidRPr="000B2C06" w:rsidDel="000B2C06">
          <w:rPr>
            <w:rStyle w:val="Hyperlink"/>
            <w:noProof/>
            <w:shd w:val="clear" w:color="auto" w:fill="FFFFFF"/>
          </w:rPr>
          <w:delText>Executive Summary</w:delText>
        </w:r>
        <w:r w:rsidDel="000B2C06">
          <w:rPr>
            <w:noProof/>
            <w:webHidden/>
          </w:rPr>
          <w:tab/>
          <w:delText>3</w:delText>
        </w:r>
      </w:del>
    </w:p>
    <w:p w14:paraId="4F1D87B5" w14:textId="77777777" w:rsidR="006A3172" w:rsidDel="000B2C06" w:rsidRDefault="006A3172">
      <w:pPr>
        <w:pStyle w:val="TOC2"/>
        <w:tabs>
          <w:tab w:val="right" w:leader="dot" w:pos="9350"/>
        </w:tabs>
        <w:rPr>
          <w:del w:id="242" w:author="Yash Ganthe" w:date="2016-09-14T02:28:00Z"/>
          <w:noProof/>
        </w:rPr>
      </w:pPr>
      <w:del w:id="243" w:author="Yash Ganthe" w:date="2016-09-14T02:28:00Z">
        <w:r w:rsidRPr="000B2C06" w:rsidDel="000B2C06">
          <w:rPr>
            <w:rStyle w:val="Hyperlink"/>
            <w:noProof/>
          </w:rPr>
          <w:delText>Existing problem</w:delText>
        </w:r>
        <w:r w:rsidDel="000B2C06">
          <w:rPr>
            <w:noProof/>
            <w:webHidden/>
          </w:rPr>
          <w:tab/>
          <w:delText>3</w:delText>
        </w:r>
      </w:del>
    </w:p>
    <w:p w14:paraId="3AEC0CD6" w14:textId="77777777" w:rsidR="006A3172" w:rsidDel="000B2C06" w:rsidRDefault="006A3172">
      <w:pPr>
        <w:pStyle w:val="TOC2"/>
        <w:tabs>
          <w:tab w:val="right" w:leader="dot" w:pos="9350"/>
        </w:tabs>
        <w:rPr>
          <w:del w:id="244" w:author="Yash Ganthe" w:date="2016-09-14T02:28:00Z"/>
          <w:noProof/>
        </w:rPr>
      </w:pPr>
      <w:del w:id="245" w:author="Yash Ganthe" w:date="2016-09-14T02:28:00Z">
        <w:r w:rsidRPr="000B2C06" w:rsidDel="000B2C06">
          <w:rPr>
            <w:rStyle w:val="Hyperlink"/>
            <w:noProof/>
          </w:rPr>
          <w:delText>The solution</w:delText>
        </w:r>
        <w:r w:rsidDel="000B2C06">
          <w:rPr>
            <w:noProof/>
            <w:webHidden/>
          </w:rPr>
          <w:tab/>
          <w:delText>3</w:delText>
        </w:r>
      </w:del>
    </w:p>
    <w:p w14:paraId="0CB53EAB" w14:textId="77777777" w:rsidR="006A3172" w:rsidDel="000B2C06" w:rsidRDefault="006A3172">
      <w:pPr>
        <w:pStyle w:val="TOC2"/>
        <w:tabs>
          <w:tab w:val="right" w:leader="dot" w:pos="9350"/>
        </w:tabs>
        <w:rPr>
          <w:del w:id="246" w:author="Yash Ganthe" w:date="2016-09-14T02:28:00Z"/>
          <w:noProof/>
        </w:rPr>
      </w:pPr>
      <w:del w:id="247" w:author="Yash Ganthe" w:date="2016-09-14T02:28:00Z">
        <w:r w:rsidRPr="000B2C06" w:rsidDel="000B2C06">
          <w:rPr>
            <w:rStyle w:val="Hyperlink"/>
            <w:noProof/>
          </w:rPr>
          <w:delText>Our offering</w:delText>
        </w:r>
        <w:r w:rsidDel="000B2C06">
          <w:rPr>
            <w:noProof/>
            <w:webHidden/>
          </w:rPr>
          <w:tab/>
          <w:delText>3</w:delText>
        </w:r>
      </w:del>
    </w:p>
    <w:p w14:paraId="2031E031" w14:textId="77777777" w:rsidR="006A3172" w:rsidDel="000B2C06" w:rsidRDefault="006A3172">
      <w:pPr>
        <w:pStyle w:val="TOC2"/>
        <w:tabs>
          <w:tab w:val="right" w:leader="dot" w:pos="9350"/>
        </w:tabs>
        <w:rPr>
          <w:del w:id="248" w:author="Yash Ganthe" w:date="2016-09-14T02:28:00Z"/>
          <w:noProof/>
        </w:rPr>
      </w:pPr>
      <w:del w:id="249" w:author="Yash Ganthe" w:date="2016-09-14T02:28:00Z">
        <w:r w:rsidRPr="000B2C06" w:rsidDel="000B2C06">
          <w:rPr>
            <w:rStyle w:val="Hyperlink"/>
            <w:noProof/>
          </w:rPr>
          <w:delText>The benefit</w:delText>
        </w:r>
        <w:r w:rsidDel="000B2C06">
          <w:rPr>
            <w:noProof/>
            <w:webHidden/>
          </w:rPr>
          <w:tab/>
          <w:delText>3</w:delText>
        </w:r>
      </w:del>
    </w:p>
    <w:p w14:paraId="347288E0" w14:textId="589459B9" w:rsidR="006A3172" w:rsidRDefault="006A3172">
      <w:pPr>
        <w:rPr>
          <w:ins w:id="250" w:author="Yash Ganthe" w:date="2016-09-14T00:47:00Z"/>
        </w:rPr>
      </w:pPr>
      <w:ins w:id="251" w:author="Yash Ganthe" w:date="2016-09-14T00:47:00Z">
        <w:r>
          <w:rPr>
            <w:b/>
            <w:bCs/>
            <w:noProof/>
          </w:rPr>
          <w:fldChar w:fldCharType="end"/>
        </w:r>
      </w:ins>
    </w:p>
    <w:p w14:paraId="28F9C162" w14:textId="77777777" w:rsidR="006A3172" w:rsidRDefault="006A3172">
      <w:pPr>
        <w:rPr>
          <w:ins w:id="252" w:author="Yash Ganthe" w:date="2016-09-14T00:47:00Z"/>
          <w:rFonts w:asciiTheme="majorHAnsi" w:eastAsiaTheme="majorEastAsia" w:hAnsiTheme="majorHAnsi" w:cstheme="majorBidi"/>
          <w:color w:val="2E74B5" w:themeColor="accent1" w:themeShade="BF"/>
          <w:sz w:val="32"/>
          <w:szCs w:val="32"/>
          <w:shd w:val="clear" w:color="auto" w:fill="FFFFFF"/>
        </w:rPr>
      </w:pPr>
    </w:p>
    <w:p w14:paraId="107C956F" w14:textId="77777777" w:rsidR="000B2C06" w:rsidRDefault="000B2C06">
      <w:pPr>
        <w:rPr>
          <w:ins w:id="253" w:author="Yash Ganthe" w:date="2016-09-14T02:29:00Z"/>
          <w:rFonts w:asciiTheme="majorHAnsi" w:eastAsiaTheme="majorEastAsia" w:hAnsiTheme="majorHAnsi" w:cstheme="majorBidi"/>
          <w:color w:val="2E74B5" w:themeColor="accent1" w:themeShade="BF"/>
          <w:sz w:val="32"/>
          <w:szCs w:val="32"/>
          <w:shd w:val="clear" w:color="auto" w:fill="FFFFFF"/>
        </w:rPr>
      </w:pPr>
      <w:ins w:id="254" w:author="Yash Ganthe" w:date="2016-09-14T02:29:00Z">
        <w:r>
          <w:rPr>
            <w:shd w:val="clear" w:color="auto" w:fill="FFFFFF"/>
          </w:rPr>
          <w:br w:type="page"/>
        </w:r>
      </w:ins>
    </w:p>
    <w:p w14:paraId="167D8C15" w14:textId="77777777" w:rsidR="00955B9F" w:rsidRPr="00685D92" w:rsidRDefault="00955B9F">
      <w:pPr>
        <w:pStyle w:val="Heading1"/>
        <w:jc w:val="both"/>
        <w:rPr>
          <w:ins w:id="255" w:author="Yash Ganthe" w:date="2016-09-14T00:33:00Z"/>
          <w:sz w:val="36"/>
          <w:shd w:val="clear" w:color="auto" w:fill="FFFFFF"/>
          <w:rPrChange w:id="256" w:author="Anjali" w:date="2016-09-14T22:43:00Z">
            <w:rPr>
              <w:ins w:id="257" w:author="Yash Ganthe" w:date="2016-09-14T00:33:00Z"/>
              <w:shd w:val="clear" w:color="auto" w:fill="FFFFFF"/>
            </w:rPr>
          </w:rPrChange>
        </w:rPr>
        <w:pPrChange w:id="258" w:author="Anjali" w:date="2016-09-14T22:44:00Z">
          <w:pPr>
            <w:pStyle w:val="Heading1"/>
          </w:pPr>
        </w:pPrChange>
      </w:pPr>
      <w:bookmarkStart w:id="259" w:name="_Toc461687176"/>
      <w:r w:rsidRPr="00685D92">
        <w:rPr>
          <w:sz w:val="36"/>
          <w:shd w:val="clear" w:color="auto" w:fill="FFFFFF"/>
          <w:rPrChange w:id="260" w:author="Anjali" w:date="2016-09-14T22:43:00Z">
            <w:rPr>
              <w:shd w:val="clear" w:color="auto" w:fill="FFFFFF"/>
            </w:rPr>
          </w:rPrChange>
        </w:rPr>
        <w:lastRenderedPageBreak/>
        <w:t>Executive Summary</w:t>
      </w:r>
      <w:bookmarkEnd w:id="259"/>
    </w:p>
    <w:p w14:paraId="6973C36A" w14:textId="77777777" w:rsidR="00955B9F" w:rsidRPr="00685D92" w:rsidRDefault="00955B9F">
      <w:pPr>
        <w:pStyle w:val="Heading2"/>
        <w:jc w:val="both"/>
        <w:rPr>
          <w:ins w:id="261" w:author="Yash Ganthe" w:date="2016-09-14T00:32:00Z"/>
          <w:sz w:val="28"/>
          <w:rPrChange w:id="262" w:author="Anjali" w:date="2016-09-14T22:43:00Z">
            <w:rPr>
              <w:ins w:id="263" w:author="Yash Ganthe" w:date="2016-09-14T00:32:00Z"/>
              <w:shd w:val="clear" w:color="auto" w:fill="FFFFFF"/>
            </w:rPr>
          </w:rPrChange>
        </w:rPr>
        <w:pPrChange w:id="264" w:author="Anjali" w:date="2016-09-14T22:44:00Z">
          <w:pPr>
            <w:pStyle w:val="Heading1"/>
          </w:pPr>
        </w:pPrChange>
      </w:pPr>
      <w:bookmarkStart w:id="265" w:name="_Toc461687177"/>
      <w:ins w:id="266" w:author="Yash Ganthe" w:date="2016-09-14T00:33:00Z">
        <w:r w:rsidRPr="00685D92">
          <w:rPr>
            <w:sz w:val="28"/>
            <w:rPrChange w:id="267" w:author="Anjali" w:date="2016-09-14T22:43:00Z">
              <w:rPr/>
            </w:rPrChange>
          </w:rPr>
          <w:t>Existing problem</w:t>
        </w:r>
      </w:ins>
      <w:bookmarkEnd w:id="265"/>
    </w:p>
    <w:p w14:paraId="191CA5C8" w14:textId="77777777" w:rsidR="006A3172" w:rsidRPr="00685D92" w:rsidRDefault="00955B9F">
      <w:pPr>
        <w:jc w:val="both"/>
        <w:rPr>
          <w:ins w:id="268" w:author="Yash Ganthe" w:date="2016-09-14T00:40:00Z"/>
          <w:sz w:val="24"/>
          <w:rPrChange w:id="269" w:author="Anjali" w:date="2016-09-14T22:43:00Z">
            <w:rPr>
              <w:ins w:id="270" w:author="Yash Ganthe" w:date="2016-09-14T00:40:00Z"/>
            </w:rPr>
          </w:rPrChange>
        </w:rPr>
        <w:pPrChange w:id="271" w:author="Anjali" w:date="2016-09-14T22:44:00Z">
          <w:pPr>
            <w:pStyle w:val="Heading1"/>
          </w:pPr>
        </w:pPrChange>
      </w:pPr>
      <w:ins w:id="272" w:author="Yash Ganthe" w:date="2016-09-14T00:32:00Z">
        <w:r w:rsidRPr="00685D92">
          <w:rPr>
            <w:sz w:val="24"/>
            <w:rPrChange w:id="273" w:author="Anjali" w:date="2016-09-14T22:43:00Z">
              <w:rPr/>
            </w:rPrChange>
          </w:rPr>
          <w:t xml:space="preserve">Goa is witnessing rampant rise in the usage of personal vehicles by locals as well as tourists. This is taking a major toll on the state's infrastructure, peacefulness and environment. Most people prefer personal vehicles due to lack of awareness of public transport options to get to their destination. </w:t>
        </w:r>
      </w:ins>
    </w:p>
    <w:p w14:paraId="7B10AF30" w14:textId="77777777" w:rsidR="006A3172" w:rsidRPr="00685D92" w:rsidRDefault="006A3172">
      <w:pPr>
        <w:pStyle w:val="Heading2"/>
        <w:jc w:val="both"/>
        <w:rPr>
          <w:ins w:id="274" w:author="Yash Ganthe" w:date="2016-09-14T00:40:00Z"/>
          <w:sz w:val="28"/>
          <w:rPrChange w:id="275" w:author="Anjali" w:date="2016-09-14T22:43:00Z">
            <w:rPr>
              <w:ins w:id="276" w:author="Yash Ganthe" w:date="2016-09-14T00:40:00Z"/>
            </w:rPr>
          </w:rPrChange>
        </w:rPr>
        <w:pPrChange w:id="277" w:author="Anjali" w:date="2016-09-14T22:44:00Z">
          <w:pPr>
            <w:pStyle w:val="Heading1"/>
          </w:pPr>
        </w:pPrChange>
      </w:pPr>
      <w:bookmarkStart w:id="278" w:name="_Toc461687178"/>
      <w:ins w:id="279" w:author="Yash Ganthe" w:date="2016-09-14T00:40:00Z">
        <w:r w:rsidRPr="00685D92">
          <w:rPr>
            <w:sz w:val="28"/>
            <w:rPrChange w:id="280" w:author="Anjali" w:date="2016-09-14T22:43:00Z">
              <w:rPr/>
            </w:rPrChange>
          </w:rPr>
          <w:t>The solution</w:t>
        </w:r>
        <w:bookmarkEnd w:id="278"/>
      </w:ins>
    </w:p>
    <w:p w14:paraId="4A1DB3DB" w14:textId="77777777" w:rsidR="00955B9F" w:rsidRPr="00685D92" w:rsidRDefault="00955B9F">
      <w:pPr>
        <w:jc w:val="both"/>
        <w:rPr>
          <w:ins w:id="281" w:author="Yash Ganthe" w:date="2016-09-14T00:33:00Z"/>
          <w:sz w:val="24"/>
          <w:rPrChange w:id="282" w:author="Anjali" w:date="2016-09-14T22:43:00Z">
            <w:rPr>
              <w:ins w:id="283" w:author="Yash Ganthe" w:date="2016-09-14T00:33:00Z"/>
            </w:rPr>
          </w:rPrChange>
        </w:rPr>
        <w:pPrChange w:id="284" w:author="Anjali" w:date="2016-09-14T22:44:00Z">
          <w:pPr>
            <w:pStyle w:val="Heading1"/>
          </w:pPr>
        </w:pPrChange>
      </w:pPr>
      <w:ins w:id="285" w:author="Yash Ganthe" w:date="2016-09-14T00:32:00Z">
        <w:r w:rsidRPr="00685D92">
          <w:rPr>
            <w:sz w:val="24"/>
            <w:rPrChange w:id="286" w:author="Anjali" w:date="2016-09-14T22:43:00Z">
              <w:rPr/>
            </w:rPrChange>
          </w:rPr>
          <w:t>Goa's roads and waterways have a strong public transport operated by the Govt. and private operators. The convenience of having the time-table of all public transport services in Goa available on the internet, will translate into people being able to plan their commute in advance and avoid the hassles of using personal vehicles.</w:t>
        </w:r>
      </w:ins>
    </w:p>
    <w:p w14:paraId="7089B64B" w14:textId="77777777" w:rsidR="00955B9F" w:rsidRPr="00685D92" w:rsidRDefault="006A3172">
      <w:pPr>
        <w:pStyle w:val="Heading2"/>
        <w:jc w:val="both"/>
        <w:rPr>
          <w:ins w:id="287" w:author="Yash Ganthe" w:date="2016-09-14T00:34:00Z"/>
          <w:sz w:val="28"/>
          <w:rPrChange w:id="288" w:author="Anjali" w:date="2016-09-14T22:43:00Z">
            <w:rPr>
              <w:ins w:id="289" w:author="Yash Ganthe" w:date="2016-09-14T00:34:00Z"/>
            </w:rPr>
          </w:rPrChange>
        </w:rPr>
        <w:pPrChange w:id="290" w:author="Anjali" w:date="2016-09-14T22:44:00Z">
          <w:pPr>
            <w:pStyle w:val="Heading1"/>
          </w:pPr>
        </w:pPrChange>
      </w:pPr>
      <w:bookmarkStart w:id="291" w:name="_Toc461687179"/>
      <w:ins w:id="292" w:author="Yash Ganthe" w:date="2016-09-14T00:40:00Z">
        <w:r w:rsidRPr="00685D92">
          <w:rPr>
            <w:sz w:val="28"/>
            <w:rPrChange w:id="293" w:author="Anjali" w:date="2016-09-14T22:43:00Z">
              <w:rPr/>
            </w:rPrChange>
          </w:rPr>
          <w:t>Our offering</w:t>
        </w:r>
      </w:ins>
      <w:bookmarkEnd w:id="291"/>
    </w:p>
    <w:p w14:paraId="6E233E00" w14:textId="77777777" w:rsidR="00955B9F" w:rsidRPr="00685D92" w:rsidRDefault="00955B9F">
      <w:pPr>
        <w:jc w:val="both"/>
        <w:rPr>
          <w:ins w:id="294" w:author="Yash Ganthe" w:date="2016-09-14T00:39:00Z"/>
          <w:sz w:val="24"/>
          <w:rPrChange w:id="295" w:author="Anjali" w:date="2016-09-14T22:43:00Z">
            <w:rPr>
              <w:ins w:id="296" w:author="Yash Ganthe" w:date="2016-09-14T00:39:00Z"/>
            </w:rPr>
          </w:rPrChange>
        </w:rPr>
        <w:pPrChange w:id="297" w:author="Anjali" w:date="2016-09-14T22:44:00Z">
          <w:pPr>
            <w:pStyle w:val="Heading1"/>
          </w:pPr>
        </w:pPrChange>
      </w:pPr>
      <w:ins w:id="298" w:author="Yash Ganthe" w:date="2016-09-14T00:36:00Z">
        <w:r w:rsidRPr="00685D92">
          <w:rPr>
            <w:sz w:val="24"/>
            <w:rPrChange w:id="299" w:author="Anjali" w:date="2016-09-14T22:43:00Z">
              <w:rPr/>
            </w:rPrChange>
          </w:rPr>
          <w:t>We offer on online so</w:t>
        </w:r>
      </w:ins>
      <w:ins w:id="300" w:author="Yash Ganthe" w:date="2016-09-14T00:37:00Z">
        <w:r w:rsidRPr="00685D92">
          <w:rPr>
            <w:sz w:val="24"/>
            <w:rPrChange w:id="301" w:author="Anjali" w:date="2016-09-14T22:43:00Z">
              <w:rPr/>
            </w:rPrChange>
          </w:rPr>
          <w:t>ftware that allows transit agencies to publish their routes, stops and timetables t</w:t>
        </w:r>
      </w:ins>
      <w:ins w:id="302" w:author="Yash Ganthe" w:date="2016-09-14T00:38:00Z">
        <w:r w:rsidRPr="00685D92">
          <w:rPr>
            <w:sz w:val="24"/>
            <w:rPrChange w:id="303" w:author="Anjali" w:date="2016-09-14T22:43:00Z">
              <w:rPr/>
            </w:rPrChange>
          </w:rPr>
          <w:t xml:space="preserve">o Google Maps. </w:t>
        </w:r>
        <w:r w:rsidR="006A3172" w:rsidRPr="00685D92">
          <w:rPr>
            <w:sz w:val="24"/>
            <w:rPrChange w:id="304" w:author="Anjali" w:date="2016-09-14T22:43:00Z">
              <w:rPr/>
            </w:rPrChange>
          </w:rPr>
          <w:t xml:space="preserve">Once the data is published, tourists as well as residents will be able to access travel information without the need of any new app on </w:t>
        </w:r>
      </w:ins>
      <w:ins w:id="305" w:author="Yash Ganthe" w:date="2016-09-14T00:39:00Z">
        <w:r w:rsidR="006A3172" w:rsidRPr="00685D92">
          <w:rPr>
            <w:sz w:val="24"/>
            <w:rPrChange w:id="306" w:author="Anjali" w:date="2016-09-14T22:43:00Z">
              <w:rPr/>
            </w:rPrChange>
          </w:rPr>
          <w:t>their</w:t>
        </w:r>
      </w:ins>
      <w:ins w:id="307" w:author="Yash Ganthe" w:date="2016-09-14T00:38:00Z">
        <w:r w:rsidR="006A3172" w:rsidRPr="00685D92">
          <w:rPr>
            <w:sz w:val="24"/>
            <w:rPrChange w:id="308" w:author="Anjali" w:date="2016-09-14T22:43:00Z">
              <w:rPr/>
            </w:rPrChange>
          </w:rPr>
          <w:t xml:space="preserve"> </w:t>
        </w:r>
      </w:ins>
      <w:ins w:id="309" w:author="Yash Ganthe" w:date="2016-09-14T00:39:00Z">
        <w:r w:rsidR="006A3172" w:rsidRPr="00685D92">
          <w:rPr>
            <w:sz w:val="24"/>
            <w:rPrChange w:id="310" w:author="Anjali" w:date="2016-09-14T22:43:00Z">
              <w:rPr/>
            </w:rPrChange>
          </w:rPr>
          <w:t>phones.</w:t>
        </w:r>
      </w:ins>
    </w:p>
    <w:p w14:paraId="590E6F6C" w14:textId="77777777" w:rsidR="006A3172" w:rsidRPr="00685D92" w:rsidRDefault="006A3172">
      <w:pPr>
        <w:pStyle w:val="Heading2"/>
        <w:jc w:val="both"/>
        <w:rPr>
          <w:ins w:id="311" w:author="Yash Ganthe" w:date="2016-09-14T00:40:00Z"/>
          <w:sz w:val="28"/>
          <w:rPrChange w:id="312" w:author="Anjali" w:date="2016-09-14T22:43:00Z">
            <w:rPr>
              <w:ins w:id="313" w:author="Yash Ganthe" w:date="2016-09-14T00:40:00Z"/>
            </w:rPr>
          </w:rPrChange>
        </w:rPr>
        <w:pPrChange w:id="314" w:author="Anjali" w:date="2016-09-14T22:44:00Z">
          <w:pPr>
            <w:pStyle w:val="Heading1"/>
          </w:pPr>
        </w:pPrChange>
      </w:pPr>
      <w:bookmarkStart w:id="315" w:name="_Toc461687180"/>
      <w:ins w:id="316" w:author="Yash Ganthe" w:date="2016-09-14T00:40:00Z">
        <w:r w:rsidRPr="00685D92">
          <w:rPr>
            <w:sz w:val="28"/>
            <w:rPrChange w:id="317" w:author="Anjali" w:date="2016-09-14T22:43:00Z">
              <w:rPr/>
            </w:rPrChange>
          </w:rPr>
          <w:t>The benefit</w:t>
        </w:r>
        <w:bookmarkEnd w:id="315"/>
      </w:ins>
    </w:p>
    <w:p w14:paraId="19D571F5" w14:textId="77777777" w:rsidR="006A3172" w:rsidRPr="00685D92" w:rsidRDefault="006A3172">
      <w:pPr>
        <w:jc w:val="both"/>
        <w:rPr>
          <w:sz w:val="24"/>
          <w:rPrChange w:id="318" w:author="Anjali" w:date="2016-09-14T22:43:00Z">
            <w:rPr>
              <w:shd w:val="clear" w:color="auto" w:fill="FFFFFF"/>
            </w:rPr>
          </w:rPrChange>
        </w:rPr>
        <w:pPrChange w:id="319" w:author="Anjali" w:date="2016-09-14T22:44:00Z">
          <w:pPr>
            <w:pStyle w:val="Heading1"/>
          </w:pPr>
        </w:pPrChange>
      </w:pPr>
      <w:ins w:id="320" w:author="Yash Ganthe" w:date="2016-09-14T00:40:00Z">
        <w:r w:rsidRPr="00685D92">
          <w:rPr>
            <w:sz w:val="24"/>
            <w:rPrChange w:id="321" w:author="Anjali" w:date="2016-09-14T22:43:00Z">
              <w:rPr/>
            </w:rPrChange>
          </w:rPr>
          <w:t xml:space="preserve">Tourists </w:t>
        </w:r>
      </w:ins>
      <w:ins w:id="322" w:author="Yash Ganthe" w:date="2016-09-14T00:41:00Z">
        <w:r w:rsidRPr="00685D92">
          <w:rPr>
            <w:sz w:val="24"/>
            <w:rPrChange w:id="323" w:author="Anjali" w:date="2016-09-14T22:43:00Z">
              <w:rPr/>
            </w:rPrChange>
          </w:rPr>
          <w:t>visiting the state for a</w:t>
        </w:r>
      </w:ins>
      <w:ins w:id="324" w:author="Yash Ganthe" w:date="2016-09-14T00:40:00Z">
        <w:r w:rsidRPr="00685D92">
          <w:rPr>
            <w:sz w:val="24"/>
            <w:rPrChange w:id="325" w:author="Anjali" w:date="2016-09-14T22:43:00Z">
              <w:rPr/>
            </w:rPrChange>
          </w:rPr>
          <w:t xml:space="preserve"> limited </w:t>
        </w:r>
      </w:ins>
      <w:ins w:id="326" w:author="Yash Ganthe" w:date="2016-09-14T00:41:00Z">
        <w:r w:rsidRPr="00685D92">
          <w:rPr>
            <w:sz w:val="24"/>
            <w:rPrChange w:id="327" w:author="Anjali" w:date="2016-09-14T22:43:00Z">
              <w:rPr/>
            </w:rPrChange>
          </w:rPr>
          <w:t xml:space="preserve">period will be able to plan their visit in advance long before their visit. </w:t>
        </w:r>
      </w:ins>
      <w:ins w:id="328" w:author="Yash Ganthe" w:date="2016-09-14T00:44:00Z">
        <w:r w:rsidRPr="00685D92">
          <w:rPr>
            <w:sz w:val="24"/>
            <w:rPrChange w:id="329" w:author="Anjali" w:date="2016-09-14T22:43:00Z">
              <w:rPr/>
            </w:rPrChange>
          </w:rPr>
          <w:t xml:space="preserve">Tourists will be able to travel all over Goa without using personal vehicles. </w:t>
        </w:r>
      </w:ins>
      <w:ins w:id="330" w:author="Yash Ganthe" w:date="2016-09-14T00:41:00Z">
        <w:r w:rsidRPr="00685D92">
          <w:rPr>
            <w:sz w:val="24"/>
            <w:rPrChange w:id="331" w:author="Anjali" w:date="2016-09-14T22:43:00Z">
              <w:rPr/>
            </w:rPrChange>
          </w:rPr>
          <w:t>Goa will see sustainable tourism development without an additional burden on infrastructure.</w:t>
        </w:r>
      </w:ins>
    </w:p>
    <w:p w14:paraId="7F4508AC" w14:textId="01AD0DC9" w:rsidR="00685D92" w:rsidDel="00852ECA" w:rsidRDefault="00685D92">
      <w:pPr>
        <w:pStyle w:val="Heading1"/>
        <w:jc w:val="both"/>
        <w:rPr>
          <w:ins w:id="332" w:author="Anjali" w:date="2016-09-14T22:44:00Z"/>
          <w:del w:id="333" w:author="Yash Ganthe" w:date="2016-09-15T06:54:00Z"/>
          <w:rFonts w:cs="Arial"/>
          <w:color w:val="252525"/>
          <w:shd w:val="clear" w:color="auto" w:fill="FFFFFF"/>
        </w:rPr>
        <w:pPrChange w:id="334" w:author="Anjali" w:date="2016-09-14T22:44:00Z">
          <w:pPr>
            <w:spacing w:after="0"/>
            <w:jc w:val="both"/>
          </w:pPr>
        </w:pPrChange>
      </w:pPr>
    </w:p>
    <w:p w14:paraId="166AA7F2" w14:textId="66F68F17" w:rsidR="00685D92" w:rsidDel="00852ECA" w:rsidRDefault="00685D92">
      <w:pPr>
        <w:pStyle w:val="Heading1"/>
        <w:jc w:val="both"/>
        <w:rPr>
          <w:ins w:id="335" w:author="Anjali" w:date="2016-09-14T22:44:00Z"/>
          <w:del w:id="336" w:author="Yash Ganthe" w:date="2016-09-15T06:54:00Z"/>
          <w:rFonts w:cs="Arial"/>
          <w:color w:val="252525"/>
          <w:shd w:val="clear" w:color="auto" w:fill="FFFFFF"/>
        </w:rPr>
        <w:pPrChange w:id="337" w:author="Anjali" w:date="2016-09-14T22:44:00Z">
          <w:pPr>
            <w:spacing w:after="0"/>
            <w:jc w:val="both"/>
          </w:pPr>
        </w:pPrChange>
      </w:pPr>
    </w:p>
    <w:p w14:paraId="14B9B354" w14:textId="1BDC529B" w:rsidR="00685D92" w:rsidDel="00852ECA" w:rsidRDefault="00685D92">
      <w:pPr>
        <w:pStyle w:val="Heading1"/>
        <w:jc w:val="both"/>
        <w:rPr>
          <w:ins w:id="338" w:author="Anjali" w:date="2016-09-14T22:45:00Z"/>
          <w:del w:id="339" w:author="Yash Ganthe" w:date="2016-09-15T06:54:00Z"/>
          <w:rFonts w:cs="Arial"/>
          <w:color w:val="252525"/>
          <w:shd w:val="clear" w:color="auto" w:fill="FFFFFF"/>
        </w:rPr>
        <w:pPrChange w:id="340" w:author="Anjali" w:date="2016-09-14T22:44:00Z">
          <w:pPr>
            <w:spacing w:after="0"/>
            <w:jc w:val="both"/>
          </w:pPr>
        </w:pPrChange>
      </w:pPr>
    </w:p>
    <w:p w14:paraId="33214AC6" w14:textId="6E59C857" w:rsidR="00685D92" w:rsidDel="00852ECA" w:rsidRDefault="00685D92">
      <w:pPr>
        <w:pStyle w:val="Heading1"/>
        <w:jc w:val="both"/>
        <w:rPr>
          <w:ins w:id="341" w:author="Anjali" w:date="2016-09-14T22:45:00Z"/>
          <w:del w:id="342" w:author="Yash Ganthe" w:date="2016-09-15T06:54:00Z"/>
          <w:rFonts w:cs="Arial"/>
          <w:color w:val="252525"/>
          <w:shd w:val="clear" w:color="auto" w:fill="FFFFFF"/>
        </w:rPr>
        <w:pPrChange w:id="343" w:author="Anjali" w:date="2016-09-14T22:44:00Z">
          <w:pPr>
            <w:spacing w:after="0"/>
            <w:jc w:val="both"/>
          </w:pPr>
        </w:pPrChange>
      </w:pPr>
    </w:p>
    <w:p w14:paraId="1F3E5CAF" w14:textId="0567AF1D" w:rsidR="00685D92" w:rsidDel="00852ECA" w:rsidRDefault="00685D92">
      <w:pPr>
        <w:pStyle w:val="Heading1"/>
        <w:jc w:val="both"/>
        <w:rPr>
          <w:ins w:id="344" w:author="Anjali" w:date="2016-09-14T22:45:00Z"/>
          <w:del w:id="345" w:author="Yash Ganthe" w:date="2016-09-15T06:54:00Z"/>
          <w:rFonts w:cs="Arial"/>
          <w:color w:val="252525"/>
          <w:shd w:val="clear" w:color="auto" w:fill="FFFFFF"/>
        </w:rPr>
        <w:pPrChange w:id="346" w:author="Anjali" w:date="2016-09-14T22:44:00Z">
          <w:pPr>
            <w:spacing w:after="0"/>
            <w:jc w:val="both"/>
          </w:pPr>
        </w:pPrChange>
      </w:pPr>
    </w:p>
    <w:p w14:paraId="501E043B" w14:textId="77777777" w:rsidR="00685D92" w:rsidRPr="00685D92" w:rsidRDefault="00685D92">
      <w:pPr>
        <w:rPr>
          <w:ins w:id="347" w:author="Anjali" w:date="2016-09-14T22:45:00Z"/>
          <w:rPrChange w:id="348" w:author="Anjali" w:date="2016-09-14T22:45:00Z">
            <w:rPr>
              <w:ins w:id="349" w:author="Anjali" w:date="2016-09-14T22:45:00Z"/>
              <w:rFonts w:cs="Arial"/>
              <w:color w:val="252525"/>
              <w:shd w:val="clear" w:color="auto" w:fill="FFFFFF"/>
            </w:rPr>
          </w:rPrChange>
        </w:rPr>
        <w:pPrChange w:id="350" w:author="Anjali" w:date="2016-09-14T22:45:00Z">
          <w:pPr>
            <w:spacing w:after="0"/>
            <w:jc w:val="both"/>
          </w:pPr>
        </w:pPrChange>
      </w:pPr>
    </w:p>
    <w:p w14:paraId="7878065E" w14:textId="77777777" w:rsidR="00FA0B56" w:rsidRDefault="00FA0B56">
      <w:pPr>
        <w:rPr>
          <w:ins w:id="351" w:author="Yash Ganthe" w:date="2016-09-15T06:32:00Z"/>
          <w:rFonts w:asciiTheme="majorHAnsi" w:eastAsiaTheme="majorEastAsia" w:hAnsiTheme="majorHAnsi" w:cs="Arial"/>
          <w:color w:val="252525"/>
          <w:sz w:val="32"/>
          <w:szCs w:val="32"/>
          <w:shd w:val="clear" w:color="auto" w:fill="FFFFFF"/>
        </w:rPr>
      </w:pPr>
      <w:ins w:id="352" w:author="Yash Ganthe" w:date="2016-09-15T06:32:00Z">
        <w:r>
          <w:rPr>
            <w:rFonts w:cs="Arial"/>
            <w:color w:val="252525"/>
            <w:shd w:val="clear" w:color="auto" w:fill="FFFFFF"/>
          </w:rPr>
          <w:br w:type="page"/>
        </w:r>
      </w:ins>
    </w:p>
    <w:p w14:paraId="2C8170D0" w14:textId="778D07FA" w:rsidR="001F0F29" w:rsidDel="00685D92" w:rsidRDefault="004B6774">
      <w:pPr>
        <w:spacing w:after="0"/>
        <w:jc w:val="both"/>
        <w:rPr>
          <w:del w:id="353" w:author="Anjali" w:date="2016-09-14T22:44:00Z"/>
          <w:rFonts w:asciiTheme="majorHAnsi" w:hAnsiTheme="majorHAnsi" w:cs="Arial"/>
          <w:color w:val="252525"/>
          <w:sz w:val="32"/>
          <w:szCs w:val="32"/>
          <w:shd w:val="clear" w:color="auto" w:fill="FFFFFF"/>
        </w:rPr>
      </w:pPr>
      <w:del w:id="354" w:author="Anjali" w:date="2016-09-14T22:44:00Z">
        <w:r w:rsidRPr="004B6774" w:rsidDel="00685D92">
          <w:rPr>
            <w:rFonts w:asciiTheme="majorHAnsi" w:hAnsiTheme="majorHAnsi" w:cs="Arial"/>
            <w:color w:val="252525"/>
            <w:sz w:val="32"/>
            <w:szCs w:val="32"/>
            <w:shd w:val="clear" w:color="auto" w:fill="FFFFFF"/>
          </w:rPr>
          <w:lastRenderedPageBreak/>
          <w:delText>The state of</w:delText>
        </w:r>
        <w:r w:rsidDel="00685D92">
          <w:rPr>
            <w:rStyle w:val="apple-converted-space"/>
            <w:rFonts w:asciiTheme="majorHAnsi" w:hAnsiTheme="majorHAnsi" w:cs="Arial"/>
            <w:color w:val="252525"/>
            <w:sz w:val="32"/>
            <w:szCs w:val="32"/>
            <w:shd w:val="clear" w:color="auto" w:fill="FFFFFF"/>
          </w:rPr>
          <w:delText xml:space="preserve"> Goa, India</w:delText>
        </w:r>
        <w:r w:rsidRPr="004B6774" w:rsidDel="00685D92">
          <w:rPr>
            <w:rFonts w:asciiTheme="majorHAnsi" w:hAnsiTheme="majorHAnsi" w:cs="Arial"/>
            <w:color w:val="252525"/>
            <w:sz w:val="32"/>
            <w:szCs w:val="32"/>
            <w:shd w:val="clear" w:color="auto" w:fill="FFFFFF"/>
          </w:rPr>
          <w:delText xml:space="preserve"> is famous for its beaches and places of worship, and tourism is its primary industry. Tourism is generally focused on the coastal areas of Goa, with an equal amount of tourist activity inland. Goa sees a large number of foreign tourists as well as a lot of Indian tourists.</w:delText>
        </w:r>
      </w:del>
    </w:p>
    <w:p w14:paraId="7CD1A6DD" w14:textId="480C0391" w:rsidR="004B6774" w:rsidDel="00685D92" w:rsidRDefault="004B6774">
      <w:pPr>
        <w:spacing w:after="0"/>
        <w:jc w:val="both"/>
        <w:rPr>
          <w:del w:id="355" w:author="Anjali" w:date="2016-09-14T22:44:00Z"/>
          <w:rFonts w:asciiTheme="majorHAnsi" w:hAnsiTheme="majorHAnsi" w:cs="Arial"/>
          <w:color w:val="252525"/>
          <w:sz w:val="32"/>
          <w:szCs w:val="32"/>
          <w:shd w:val="clear" w:color="auto" w:fill="FFFFFF"/>
        </w:rPr>
      </w:pPr>
    </w:p>
    <w:p w14:paraId="11FB5B2F" w14:textId="5FDAB3B5" w:rsidR="004B6774" w:rsidDel="00685D92" w:rsidRDefault="004B6774">
      <w:pPr>
        <w:spacing w:after="0"/>
        <w:jc w:val="both"/>
        <w:rPr>
          <w:del w:id="356" w:author="Anjali" w:date="2016-09-14T22:44:00Z"/>
          <w:rFonts w:asciiTheme="majorHAnsi" w:hAnsiTheme="majorHAnsi" w:cs="Arial"/>
          <w:color w:val="252525"/>
          <w:sz w:val="32"/>
          <w:szCs w:val="32"/>
          <w:shd w:val="clear" w:color="auto" w:fill="FFFFFF"/>
        </w:rPr>
      </w:pPr>
      <w:del w:id="357" w:author="Anjali" w:date="2016-09-14T22:44:00Z">
        <w:r w:rsidDel="00685D92">
          <w:rPr>
            <w:rFonts w:asciiTheme="majorHAnsi" w:hAnsiTheme="majorHAnsi" w:cs="Arial"/>
            <w:color w:val="252525"/>
            <w:sz w:val="32"/>
            <w:szCs w:val="32"/>
            <w:shd w:val="clear" w:color="auto" w:fill="FFFFFF"/>
          </w:rPr>
          <w:delText>The state of Goa has various beautiful Beaches, Temples, Churches, Heritage homes, Wildlife sanctuaries, Museums etc. Most of these tourist attractions are w</w:delText>
        </w:r>
        <w:r w:rsidR="000578FA" w:rsidDel="00685D92">
          <w:rPr>
            <w:rFonts w:asciiTheme="majorHAnsi" w:hAnsiTheme="majorHAnsi" w:cs="Arial"/>
            <w:color w:val="252525"/>
            <w:sz w:val="32"/>
            <w:szCs w:val="32"/>
            <w:shd w:val="clear" w:color="auto" w:fill="FFFFFF"/>
          </w:rPr>
          <w:delText>ell connected by public transit.</w:delText>
        </w:r>
      </w:del>
    </w:p>
    <w:p w14:paraId="72E5C6F4" w14:textId="642D1C04" w:rsidR="000578FA" w:rsidDel="00685D92" w:rsidRDefault="000578FA">
      <w:pPr>
        <w:spacing w:after="0"/>
        <w:jc w:val="both"/>
        <w:rPr>
          <w:del w:id="358" w:author="Anjali" w:date="2016-09-14T22:44:00Z"/>
          <w:rFonts w:asciiTheme="majorHAnsi" w:hAnsiTheme="majorHAnsi" w:cs="Arial"/>
          <w:color w:val="252525"/>
          <w:sz w:val="32"/>
          <w:szCs w:val="32"/>
          <w:shd w:val="clear" w:color="auto" w:fill="FFFFFF"/>
        </w:rPr>
      </w:pPr>
    </w:p>
    <w:p w14:paraId="740E7746" w14:textId="48ADA033" w:rsidR="000578FA" w:rsidDel="00685D92" w:rsidRDefault="000578FA">
      <w:pPr>
        <w:spacing w:after="0"/>
        <w:jc w:val="both"/>
        <w:rPr>
          <w:del w:id="359" w:author="Anjali" w:date="2016-09-14T22:44:00Z"/>
          <w:rFonts w:asciiTheme="majorHAnsi" w:hAnsiTheme="majorHAnsi" w:cs="Arial"/>
          <w:b/>
          <w:color w:val="252525"/>
          <w:sz w:val="32"/>
          <w:szCs w:val="32"/>
          <w:shd w:val="clear" w:color="auto" w:fill="FFFFFF"/>
        </w:rPr>
        <w:pPrChange w:id="360" w:author="Anjali" w:date="2016-09-14T22:44:00Z">
          <w:pPr>
            <w:spacing w:after="0"/>
            <w:jc w:val="center"/>
          </w:pPr>
        </w:pPrChange>
      </w:pPr>
      <w:del w:id="361" w:author="Anjali" w:date="2016-09-14T22:44:00Z">
        <w:r w:rsidRPr="000578FA" w:rsidDel="00685D92">
          <w:rPr>
            <w:rFonts w:asciiTheme="majorHAnsi" w:hAnsiTheme="majorHAnsi" w:cs="Arial"/>
            <w:b/>
            <w:color w:val="252525"/>
            <w:sz w:val="32"/>
            <w:szCs w:val="32"/>
            <w:shd w:val="clear" w:color="auto" w:fill="FFFFFF"/>
          </w:rPr>
          <w:delText>BUT</w:delText>
        </w:r>
      </w:del>
    </w:p>
    <w:p w14:paraId="6A02A35A" w14:textId="47E7A8C8" w:rsidR="000578FA" w:rsidDel="00685D92" w:rsidRDefault="000578FA">
      <w:pPr>
        <w:spacing w:after="0"/>
        <w:jc w:val="both"/>
        <w:rPr>
          <w:del w:id="362" w:author="Anjali" w:date="2016-09-14T22:44:00Z"/>
          <w:rFonts w:asciiTheme="majorHAnsi" w:hAnsiTheme="majorHAnsi" w:cs="Arial"/>
          <w:b/>
          <w:color w:val="252525"/>
          <w:sz w:val="32"/>
          <w:szCs w:val="32"/>
          <w:shd w:val="clear" w:color="auto" w:fill="FFFFFF"/>
        </w:rPr>
        <w:pPrChange w:id="363" w:author="Anjali" w:date="2016-09-14T22:44:00Z">
          <w:pPr>
            <w:spacing w:after="0"/>
            <w:jc w:val="center"/>
          </w:pPr>
        </w:pPrChange>
      </w:pPr>
    </w:p>
    <w:p w14:paraId="02419555" w14:textId="6B564F9E" w:rsidR="000578FA" w:rsidDel="00685D92" w:rsidRDefault="000578FA">
      <w:pPr>
        <w:spacing w:after="0"/>
        <w:jc w:val="both"/>
        <w:rPr>
          <w:del w:id="364" w:author="Anjali" w:date="2016-09-14T22:44:00Z"/>
          <w:rFonts w:asciiTheme="majorHAnsi" w:hAnsiTheme="majorHAnsi" w:cs="Arial"/>
          <w:color w:val="252525"/>
          <w:sz w:val="32"/>
          <w:szCs w:val="32"/>
          <w:shd w:val="clear" w:color="auto" w:fill="FFFFFF"/>
        </w:rPr>
      </w:pPr>
      <w:del w:id="365" w:author="Anjali" w:date="2016-09-14T22:44:00Z">
        <w:r w:rsidDel="00685D92">
          <w:rPr>
            <w:rFonts w:asciiTheme="majorHAnsi" w:hAnsiTheme="majorHAnsi" w:cs="Arial"/>
            <w:color w:val="252525"/>
            <w:sz w:val="32"/>
            <w:szCs w:val="32"/>
            <w:shd w:val="clear" w:color="auto" w:fill="FFFFFF"/>
          </w:rPr>
          <w:delText>Many of the tourists visiting Goa are forced to rent bikes or cab and pay exorbitant prices of rent thus spoiling their entire experience of the beautiful dreamland state of Goa as they do not have access to timings of Goa’s public transport.</w:delText>
        </w:r>
      </w:del>
    </w:p>
    <w:p w14:paraId="290A84FE" w14:textId="69395BBA" w:rsidR="000578FA" w:rsidDel="00685D92" w:rsidRDefault="000578FA">
      <w:pPr>
        <w:spacing w:after="0"/>
        <w:jc w:val="both"/>
        <w:rPr>
          <w:del w:id="366" w:author="Anjali" w:date="2016-09-14T22:44:00Z"/>
          <w:rFonts w:asciiTheme="majorHAnsi" w:hAnsiTheme="majorHAnsi" w:cs="Arial"/>
          <w:color w:val="252525"/>
          <w:sz w:val="32"/>
          <w:szCs w:val="32"/>
          <w:shd w:val="clear" w:color="auto" w:fill="FFFFFF"/>
        </w:rPr>
        <w:pPrChange w:id="367" w:author="Anjali" w:date="2016-09-14T22:44:00Z">
          <w:pPr>
            <w:spacing w:after="0"/>
          </w:pPr>
        </w:pPrChange>
      </w:pPr>
    </w:p>
    <w:p w14:paraId="139CD713" w14:textId="653DF4A2" w:rsidR="000578FA" w:rsidDel="00685D92" w:rsidRDefault="000578FA">
      <w:pPr>
        <w:spacing w:after="0"/>
        <w:jc w:val="both"/>
        <w:rPr>
          <w:del w:id="368" w:author="Anjali" w:date="2016-09-14T22:44:00Z"/>
          <w:rFonts w:asciiTheme="majorHAnsi" w:hAnsiTheme="majorHAnsi" w:cs="Arial"/>
          <w:b/>
          <w:color w:val="252525"/>
          <w:sz w:val="32"/>
          <w:szCs w:val="32"/>
          <w:shd w:val="clear" w:color="auto" w:fill="FFFFFF"/>
        </w:rPr>
        <w:pPrChange w:id="369" w:author="Anjali" w:date="2016-09-14T22:44:00Z">
          <w:pPr>
            <w:spacing w:after="0"/>
            <w:jc w:val="center"/>
          </w:pPr>
        </w:pPrChange>
      </w:pPr>
      <w:del w:id="370" w:author="Anjali" w:date="2016-09-14T22:44:00Z">
        <w:r w:rsidRPr="000578FA" w:rsidDel="00685D92">
          <w:rPr>
            <w:rFonts w:asciiTheme="majorHAnsi" w:hAnsiTheme="majorHAnsi" w:cs="Arial"/>
            <w:b/>
            <w:color w:val="252525"/>
            <w:sz w:val="32"/>
            <w:szCs w:val="32"/>
            <w:shd w:val="clear" w:color="auto" w:fill="FFFFFF"/>
          </w:rPr>
          <w:delText>THIS SCENARIO CAN BE CHANGED</w:delText>
        </w:r>
      </w:del>
    </w:p>
    <w:p w14:paraId="02F3B35F" w14:textId="14DEE536" w:rsidR="000578FA" w:rsidDel="00685D92" w:rsidRDefault="000578FA">
      <w:pPr>
        <w:spacing w:after="0"/>
        <w:jc w:val="both"/>
        <w:rPr>
          <w:del w:id="371" w:author="Anjali" w:date="2016-09-14T22:44:00Z"/>
          <w:rFonts w:asciiTheme="majorHAnsi" w:hAnsiTheme="majorHAnsi" w:cs="Arial"/>
          <w:b/>
          <w:color w:val="252525"/>
          <w:sz w:val="32"/>
          <w:szCs w:val="32"/>
          <w:shd w:val="clear" w:color="auto" w:fill="FFFFFF"/>
        </w:rPr>
        <w:pPrChange w:id="372" w:author="Anjali" w:date="2016-09-14T22:44:00Z">
          <w:pPr>
            <w:spacing w:after="0"/>
            <w:jc w:val="center"/>
          </w:pPr>
        </w:pPrChange>
      </w:pPr>
    </w:p>
    <w:p w14:paraId="5A34F137" w14:textId="4974530F" w:rsidR="000578FA" w:rsidDel="00685D92" w:rsidRDefault="000578FA">
      <w:pPr>
        <w:spacing w:after="0"/>
        <w:jc w:val="both"/>
        <w:rPr>
          <w:del w:id="373" w:author="Anjali" w:date="2016-09-14T22:44:00Z"/>
          <w:rFonts w:asciiTheme="majorHAnsi" w:hAnsiTheme="majorHAnsi" w:cs="Arial"/>
          <w:color w:val="252525"/>
          <w:sz w:val="32"/>
          <w:szCs w:val="32"/>
          <w:shd w:val="clear" w:color="auto" w:fill="FFFFFF"/>
        </w:rPr>
      </w:pPr>
      <w:del w:id="374" w:author="Anjali" w:date="2016-09-14T22:44:00Z">
        <w:r w:rsidDel="00685D92">
          <w:rPr>
            <w:rFonts w:asciiTheme="majorHAnsi" w:hAnsiTheme="majorHAnsi" w:cs="Arial"/>
            <w:color w:val="252525"/>
            <w:sz w:val="32"/>
            <w:szCs w:val="32"/>
            <w:shd w:val="clear" w:color="auto" w:fill="FFFFFF"/>
          </w:rPr>
          <w:delText>If a tourist knows exactly what time a particular bus will come to a particular bus stop which will take him to his destination then tourists will certainly prefer using public transport thus reducing a lot of discomfort to them.</w:delText>
        </w:r>
      </w:del>
    </w:p>
    <w:p w14:paraId="3C16C38B" w14:textId="26B57644" w:rsidR="006A3172" w:rsidDel="00685D92" w:rsidRDefault="006A3172">
      <w:pPr>
        <w:jc w:val="both"/>
        <w:rPr>
          <w:ins w:id="375" w:author="Yash Ganthe" w:date="2016-09-14T00:52:00Z"/>
          <w:del w:id="376" w:author="Anjali" w:date="2016-09-14T22:44:00Z"/>
          <w:rFonts w:asciiTheme="majorHAnsi" w:eastAsiaTheme="majorEastAsia" w:hAnsiTheme="majorHAnsi" w:cstheme="majorBidi"/>
          <w:color w:val="2E74B5" w:themeColor="accent1" w:themeShade="BF"/>
          <w:sz w:val="32"/>
          <w:szCs w:val="32"/>
          <w:shd w:val="clear" w:color="auto" w:fill="FFFFFF"/>
        </w:rPr>
        <w:pPrChange w:id="377" w:author="Anjali" w:date="2016-09-14T22:44:00Z">
          <w:pPr/>
        </w:pPrChange>
      </w:pPr>
      <w:ins w:id="378" w:author="Yash Ganthe" w:date="2016-09-14T00:52:00Z">
        <w:del w:id="379" w:author="Anjali" w:date="2016-09-14T22:44:00Z">
          <w:r w:rsidDel="00685D92">
            <w:rPr>
              <w:shd w:val="clear" w:color="auto" w:fill="FFFFFF"/>
            </w:rPr>
            <w:br w:type="page"/>
          </w:r>
        </w:del>
      </w:ins>
    </w:p>
    <w:p w14:paraId="50587FF1" w14:textId="77777777" w:rsidR="000578FA" w:rsidRDefault="006A3172">
      <w:pPr>
        <w:pStyle w:val="Heading1"/>
        <w:jc w:val="both"/>
        <w:rPr>
          <w:ins w:id="380" w:author="Yash Ganthe" w:date="2016-09-14T00:51:00Z"/>
          <w:shd w:val="clear" w:color="auto" w:fill="FFFFFF"/>
        </w:rPr>
        <w:pPrChange w:id="381" w:author="Anjali" w:date="2016-09-14T22:44:00Z">
          <w:pPr>
            <w:spacing w:after="0"/>
            <w:jc w:val="both"/>
          </w:pPr>
        </w:pPrChange>
      </w:pPr>
      <w:bookmarkStart w:id="382" w:name="_Toc461687181"/>
      <w:ins w:id="383" w:author="Yash Ganthe" w:date="2016-09-14T00:48:00Z">
        <w:r>
          <w:rPr>
            <w:shd w:val="clear" w:color="auto" w:fill="FFFFFF"/>
          </w:rPr>
          <w:t>Technical solution</w:t>
        </w:r>
      </w:ins>
      <w:bookmarkEnd w:id="382"/>
    </w:p>
    <w:p w14:paraId="6E310F39" w14:textId="77777777" w:rsidR="006A3172" w:rsidRPr="00685D92" w:rsidRDefault="006A3172">
      <w:pPr>
        <w:pStyle w:val="Heading2"/>
        <w:jc w:val="both"/>
        <w:rPr>
          <w:ins w:id="384" w:author="Yash Ganthe" w:date="2016-09-14T00:52:00Z"/>
          <w:sz w:val="28"/>
          <w:rPrChange w:id="385" w:author="Anjali" w:date="2016-09-14T22:44:00Z">
            <w:rPr>
              <w:ins w:id="386" w:author="Yash Ganthe" w:date="2016-09-14T00:52:00Z"/>
            </w:rPr>
          </w:rPrChange>
        </w:rPr>
        <w:pPrChange w:id="387" w:author="Anjali" w:date="2016-09-14T22:44:00Z">
          <w:pPr>
            <w:spacing w:after="0"/>
            <w:jc w:val="both"/>
          </w:pPr>
        </w:pPrChange>
      </w:pPr>
      <w:bookmarkStart w:id="388" w:name="_Toc461687182"/>
      <w:ins w:id="389" w:author="Yash Ganthe" w:date="2016-09-14T00:51:00Z">
        <w:r w:rsidRPr="00685D92">
          <w:rPr>
            <w:sz w:val="28"/>
            <w:rPrChange w:id="390" w:author="Anjali" w:date="2016-09-14T22:44:00Z">
              <w:rPr/>
            </w:rPrChange>
          </w:rPr>
          <w:t>Google support</w:t>
        </w:r>
      </w:ins>
      <w:bookmarkEnd w:id="388"/>
    </w:p>
    <w:p w14:paraId="51E1AD84" w14:textId="75B5A899" w:rsidR="00852ECA" w:rsidRDefault="006A3172">
      <w:pPr>
        <w:jc w:val="both"/>
        <w:rPr>
          <w:ins w:id="391" w:author="Anjali" w:date="2016-09-14T22:45:00Z"/>
          <w:sz w:val="24"/>
        </w:rPr>
        <w:pPrChange w:id="392" w:author="Anjali" w:date="2016-09-14T22:44:00Z">
          <w:pPr>
            <w:spacing w:after="0"/>
            <w:jc w:val="both"/>
          </w:pPr>
        </w:pPrChange>
      </w:pPr>
      <w:ins w:id="393" w:author="Yash Ganthe" w:date="2016-09-14T00:52:00Z">
        <w:r w:rsidRPr="00685D92">
          <w:rPr>
            <w:sz w:val="24"/>
            <w:rPrChange w:id="394" w:author="Anjali" w:date="2016-09-14T22:44:00Z">
              <w:rPr/>
            </w:rPrChange>
          </w:rPr>
          <w:t>Google allows the user to obtain driving, walking and public transit directions between any two locations in the world. The public transit options are available on Google Maps only if the transport providers upload their routes, stops, trip timings to Google. The process of providing the timetables to Google is cumbersome. The data needs to be provided in Google's GTFS format. The entire data can run into thousands of lines of text files. Most importantly, the geo-location of stops has to be accurately provided as a latitude and longitude.</w:t>
        </w:r>
      </w:ins>
    </w:p>
    <w:p w14:paraId="2A9523A0" w14:textId="0C07449B" w:rsidR="00685D92" w:rsidRDefault="00685D92">
      <w:pPr>
        <w:tabs>
          <w:tab w:val="left" w:pos="1635"/>
        </w:tabs>
        <w:jc w:val="both"/>
        <w:rPr>
          <w:ins w:id="395" w:author="Anjali" w:date="2016-09-14T22:45:00Z"/>
          <w:sz w:val="24"/>
        </w:rPr>
        <w:pPrChange w:id="396" w:author="Anjali" w:date="2016-09-14T22:47:00Z">
          <w:pPr>
            <w:spacing w:after="0"/>
            <w:jc w:val="both"/>
          </w:pPr>
        </w:pPrChange>
      </w:pPr>
      <w:ins w:id="397" w:author="Yash Ganthe" w:date="2016-09-14T00:51:00Z">
        <w:r>
          <w:rPr>
            <w:noProof/>
            <w:lang w:bidi="mr-IN"/>
          </w:rPr>
          <mc:AlternateContent>
            <mc:Choice Requires="wpc">
              <w:drawing>
                <wp:anchor distT="0" distB="0" distL="114300" distR="114300" simplePos="0" relativeHeight="251667456" behindDoc="1" locked="0" layoutInCell="1" allowOverlap="1" wp14:anchorId="36765561" wp14:editId="0A49C0D2">
                  <wp:simplePos x="0" y="0"/>
                  <wp:positionH relativeFrom="margin">
                    <wp:align>left</wp:align>
                  </wp:positionH>
                  <wp:positionV relativeFrom="paragraph">
                    <wp:posOffset>8255</wp:posOffset>
                  </wp:positionV>
                  <wp:extent cx="6604000" cy="3015615"/>
                  <wp:effectExtent l="0" t="0" r="0" b="0"/>
                  <wp:wrapNone/>
                  <wp:docPr id="31"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 name="Rectangle 2"/>
                          <wps:cNvSpPr>
                            <a:spLocks noChangeArrowheads="1"/>
                          </wps:cNvSpPr>
                          <wps:spPr bwMode="auto">
                            <a:xfrm>
                              <a:off x="1957705" y="184150"/>
                              <a:ext cx="1352550" cy="552450"/>
                            </a:xfrm>
                            <a:prstGeom prst="rect">
                              <a:avLst/>
                            </a:prstGeom>
                            <a:solidFill>
                              <a:schemeClr val="accent1">
                                <a:lumMod val="60000"/>
                                <a:lumOff val="40000"/>
                              </a:schemeClr>
                            </a:solidFill>
                            <a:ln w="25400">
                              <a:solidFill>
                                <a:schemeClr val="accent1">
                                  <a:lumMod val="50000"/>
                                  <a:lumOff val="0"/>
                                </a:schemeClr>
                              </a:solidFill>
                              <a:miter lim="800000"/>
                              <a:headEnd/>
                              <a:tailEnd/>
                            </a:ln>
                          </wps:spPr>
                          <wps:txbx>
                            <w:txbxContent>
                              <w:p w14:paraId="5B3F614F" w14:textId="77777777" w:rsidR="006A3172" w:rsidRPr="004E6A41" w:rsidRDefault="006A3172" w:rsidP="006A3172">
                                <w:pPr>
                                  <w:jc w:val="center"/>
                                  <w:rPr>
                                    <w:sz w:val="40"/>
                                    <w:rPrChange w:id="398" w:author="Anjali" w:date="2016-09-14T22:50:00Z">
                                      <w:rPr/>
                                    </w:rPrChange>
                                  </w:rPr>
                                </w:pPr>
                                <w:r w:rsidRPr="004E6A41">
                                  <w:rPr>
                                    <w:sz w:val="40"/>
                                    <w:rPrChange w:id="399" w:author="Anjali" w:date="2016-09-14T22:50:00Z">
                                      <w:rPr/>
                                    </w:rPrChange>
                                  </w:rPr>
                                  <w:t>TARA</w:t>
                                </w:r>
                              </w:p>
                            </w:txbxContent>
                          </wps:txbx>
                          <wps:bodyPr rot="0" vert="horz" wrap="square" lIns="91440" tIns="45720" rIns="91440" bIns="45720" anchor="ctr" anchorCtr="0" upright="1">
                            <a:noAutofit/>
                          </wps:bodyPr>
                        </wps:wsp>
                        <pic:pic xmlns:pic="http://schemas.openxmlformats.org/drawingml/2006/picture">
                          <pic:nvPicPr>
                            <pic:cNvPr id="13" name="Picture 7"/>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165100"/>
                              <a:ext cx="476250" cy="4762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4071620" y="64770"/>
                              <a:ext cx="1762125" cy="866775"/>
                            </a:xfrm>
                            <a:prstGeom prst="rect">
                              <a:avLst/>
                            </a:prstGeom>
                            <a:noFill/>
                            <a:ln w="9525">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15" name="Elbow Connector 9"/>
                          <wps:cNvCnPr>
                            <a:cxnSpLocks noChangeShapeType="1"/>
                            <a:stCxn id="13" idx="3"/>
                            <a:endCxn id="12" idx="1"/>
                          </wps:cNvCnPr>
                          <wps:spPr bwMode="auto">
                            <a:xfrm>
                              <a:off x="476250" y="403225"/>
                              <a:ext cx="1468755" cy="57150"/>
                            </a:xfrm>
                            <a:prstGeom prst="bentConnector3">
                              <a:avLst>
                                <a:gd name="adj1" fmla="val 50412"/>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 name="Elbow Connector 10"/>
                          <wps:cNvCnPr>
                            <a:cxnSpLocks noChangeShapeType="1"/>
                            <a:stCxn id="12" idx="3"/>
                            <a:endCxn id="14" idx="1"/>
                          </wps:cNvCnPr>
                          <wps:spPr bwMode="auto">
                            <a:xfrm>
                              <a:off x="3322955" y="460375"/>
                              <a:ext cx="748665" cy="38100"/>
                            </a:xfrm>
                            <a:prstGeom prst="bentConnector3">
                              <a:avLst>
                                <a:gd name="adj1" fmla="val 49111"/>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7" name="Elbow Connector 12"/>
                          <wps:cNvCnPr>
                            <a:cxnSpLocks noChangeShapeType="1"/>
                            <a:stCxn id="14" idx="2"/>
                            <a:endCxn id="26" idx="0"/>
                          </wps:cNvCnPr>
                          <wps:spPr bwMode="auto">
                            <a:xfrm rot="5400000">
                              <a:off x="4197985" y="657860"/>
                              <a:ext cx="481330" cy="1028700"/>
                            </a:xfrm>
                            <a:prstGeom prst="bentConnector3">
                              <a:avLst>
                                <a:gd name="adj1" fmla="val 49870"/>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8" name="Text Box 13"/>
                          <wps:cNvSpPr txBox="1">
                            <a:spLocks noChangeArrowheads="1"/>
                          </wps:cNvSpPr>
                          <wps:spPr bwMode="auto">
                            <a:xfrm>
                              <a:off x="357505" y="79375"/>
                              <a:ext cx="160972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CA4B18" w14:textId="5624C571" w:rsidR="006A3172" w:rsidRPr="006E37C9" w:rsidRDefault="006A3172" w:rsidP="006A3172">
                                <w:pPr>
                                  <w:rPr>
                                    <w:rPrChange w:id="400" w:author="Anjali" w:date="2016-09-14T22:47:00Z">
                                      <w:rPr>
                                        <w:sz w:val="20"/>
                                      </w:rPr>
                                    </w:rPrChange>
                                  </w:rPr>
                                </w:pPr>
                                <w:r w:rsidRPr="006E37C9">
                                  <w:rPr>
                                    <w:rPrChange w:id="401" w:author="Anjali" w:date="2016-09-14T22:47:00Z">
                                      <w:rPr>
                                        <w:sz w:val="20"/>
                                      </w:rPr>
                                    </w:rPrChange>
                                  </w:rPr>
                                  <w:t xml:space="preserve">Provide </w:t>
                                </w:r>
                                <w:ins w:id="402" w:author="Anjali" w:date="2016-09-14T22:47:00Z">
                                  <w:r w:rsidR="00685D92" w:rsidRPr="006E37C9">
                                    <w:rPr>
                                      <w:rPrChange w:id="403" w:author="Anjali" w:date="2016-09-14T22:47:00Z">
                                        <w:rPr>
                                          <w:sz w:val="20"/>
                                        </w:rPr>
                                      </w:rPrChange>
                                    </w:rPr>
                                    <w:t>Fleet Details</w:t>
                                  </w:r>
                                </w:ins>
                                <w:del w:id="404" w:author="Anjali" w:date="2016-09-14T22:47:00Z">
                                  <w:r w:rsidRPr="006E37C9" w:rsidDel="00685D92">
                                    <w:rPr>
                                      <w:rPrChange w:id="405" w:author="Anjali" w:date="2016-09-14T22:47:00Z">
                                        <w:rPr>
                                          <w:sz w:val="20"/>
                                        </w:rPr>
                                      </w:rPrChange>
                                    </w:rPr>
                                    <w:delText>fleet settings</w:delText>
                                  </w:r>
                                </w:del>
                              </w:p>
                            </w:txbxContent>
                          </wps:txbx>
                          <wps:bodyPr rot="0" vert="horz" wrap="square" lIns="91440" tIns="45720" rIns="91440" bIns="45720" anchor="t" anchorCtr="0" upright="1">
                            <a:noAutofit/>
                          </wps:bodyPr>
                        </wps:wsp>
                        <wps:wsp>
                          <wps:cNvPr id="19" name="Elbow Connector 15"/>
                          <wps:cNvCnPr>
                            <a:cxnSpLocks noChangeShapeType="1"/>
                            <a:stCxn id="14" idx="2"/>
                            <a:endCxn id="29" idx="0"/>
                          </wps:cNvCnPr>
                          <wps:spPr bwMode="auto">
                            <a:xfrm rot="16200000" flipH="1">
                              <a:off x="5007610" y="876935"/>
                              <a:ext cx="605155" cy="714375"/>
                            </a:xfrm>
                            <a:prstGeom prst="bentConnector3">
                              <a:avLst>
                                <a:gd name="adj1" fmla="val 49949"/>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3" name="Text Box 13"/>
                          <wps:cNvSpPr txBox="1">
                            <a:spLocks noChangeArrowheads="1"/>
                          </wps:cNvSpPr>
                          <wps:spPr bwMode="auto">
                            <a:xfrm>
                              <a:off x="3289935" y="201930"/>
                              <a:ext cx="79184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B0E4DE" w14:textId="77777777" w:rsidR="006A3172" w:rsidRPr="004E6A41" w:rsidRDefault="006A3172" w:rsidP="006A3172">
                                <w:pPr>
                                  <w:pStyle w:val="NormalWeb"/>
                                  <w:rPr>
                                    <w:sz w:val="28"/>
                                    <w:szCs w:val="24"/>
                                    <w:rPrChange w:id="406" w:author="Anjali" w:date="2016-09-14T22:48:00Z">
                                      <w:rPr>
                                        <w:sz w:val="24"/>
                                        <w:szCs w:val="24"/>
                                      </w:rPr>
                                    </w:rPrChange>
                                  </w:rPr>
                                </w:pPr>
                                <w:r w:rsidRPr="004E6A41">
                                  <w:rPr>
                                    <w:rFonts w:eastAsia="Times New Roman"/>
                                    <w:rPrChange w:id="407" w:author="Anjali" w:date="2016-09-14T22:48:00Z">
                                      <w:rPr>
                                        <w:rFonts w:eastAsia="Times New Roman"/>
                                        <w:sz w:val="20"/>
                                      </w:rPr>
                                    </w:rPrChange>
                                  </w:rPr>
                                  <w:t>GTFS data</w:t>
                                </w:r>
                              </w:p>
                            </w:txbxContent>
                          </wps:txbx>
                          <wps:bodyPr rot="0" vert="horz" wrap="square" lIns="91440" tIns="45720" rIns="91440" bIns="45720" anchor="t" anchorCtr="0" upright="1">
                            <a:noAutofit/>
                          </wps:bodyPr>
                        </wps:wsp>
                        <wps:wsp>
                          <wps:cNvPr id="24" name="Text Box 13"/>
                          <wps:cNvSpPr txBox="1">
                            <a:spLocks noChangeArrowheads="1"/>
                          </wps:cNvSpPr>
                          <wps:spPr bwMode="auto">
                            <a:xfrm>
                              <a:off x="4547235" y="1192530"/>
                              <a:ext cx="107759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4753BC" w14:textId="77777777" w:rsidR="006A3172" w:rsidRPr="004E6A41" w:rsidRDefault="006A3172" w:rsidP="006A3172">
                                <w:pPr>
                                  <w:pStyle w:val="NormalWeb"/>
                                  <w:rPr>
                                    <w:sz w:val="28"/>
                                    <w:szCs w:val="24"/>
                                    <w:rPrChange w:id="408" w:author="Anjali" w:date="2016-09-14T22:48:00Z">
                                      <w:rPr>
                                        <w:sz w:val="24"/>
                                        <w:szCs w:val="24"/>
                                      </w:rPr>
                                    </w:rPrChange>
                                  </w:rPr>
                                </w:pPr>
                                <w:r w:rsidRPr="004E6A41">
                                  <w:rPr>
                                    <w:rFonts w:eastAsia="Times New Roman"/>
                                    <w:rPrChange w:id="409" w:author="Anjali" w:date="2016-09-14T22:48:00Z">
                                      <w:rPr>
                                        <w:rFonts w:eastAsia="Times New Roman"/>
                                        <w:sz w:val="20"/>
                                      </w:rPr>
                                    </w:rPrChange>
                                  </w:rPr>
                                  <w:t>Travel options</w:t>
                                </w:r>
                              </w:p>
                            </w:txbxContent>
                          </wps:txbx>
                          <wps:bodyPr rot="0" vert="horz" wrap="square" lIns="91440" tIns="45720" rIns="91440" bIns="45720" anchor="t" anchorCtr="0" upright="1">
                            <a:noAutofit/>
                          </wps:bodyPr>
                        </wps:wsp>
                        <wpg:wgp>
                          <wpg:cNvPr id="25" name="Group 621"/>
                          <wpg:cNvGrpSpPr>
                            <a:grpSpLocks/>
                          </wpg:cNvGrpSpPr>
                          <wpg:grpSpPr bwMode="auto">
                            <a:xfrm>
                              <a:off x="3413760" y="1412875"/>
                              <a:ext cx="1234440" cy="1478915"/>
                              <a:chOff x="6390" y="10981"/>
                              <a:chExt cx="1944" cy="2329"/>
                            </a:xfrm>
                          </wpg:grpSpPr>
                          <pic:pic xmlns:pic="http://schemas.openxmlformats.org/drawingml/2006/picture">
                            <pic:nvPicPr>
                              <pic:cNvPr id="26" name="Picture 1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6711" y="10981"/>
                                <a:ext cx="965" cy="1680"/>
                              </a:xfrm>
                              <a:prstGeom prst="rect">
                                <a:avLst/>
                              </a:prstGeom>
                              <a:noFill/>
                              <a:extLst>
                                <a:ext uri="{909E8E84-426E-40DD-AFC4-6F175D3DCCD1}">
                                  <a14:hiddenFill xmlns:a14="http://schemas.microsoft.com/office/drawing/2010/main">
                                    <a:solidFill>
                                      <a:srgbClr val="FFFFFF"/>
                                    </a:solidFill>
                                  </a14:hiddenFill>
                                </a:ext>
                              </a:extLst>
                            </pic:spPr>
                          </pic:pic>
                          <wps:wsp>
                            <wps:cNvPr id="27" name="Text Box 27"/>
                            <wps:cNvSpPr txBox="1">
                              <a:spLocks noChangeArrowheads="1"/>
                            </wps:cNvSpPr>
                            <wps:spPr bwMode="auto">
                              <a:xfrm>
                                <a:off x="6390" y="12626"/>
                                <a:ext cx="1944" cy="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143B0F2" w14:textId="77777777" w:rsidR="006A3172" w:rsidRPr="004E6A41" w:rsidRDefault="006A3172" w:rsidP="006A3172">
                                  <w:pPr>
                                    <w:pStyle w:val="NormalWeb"/>
                                    <w:rPr>
                                      <w:sz w:val="28"/>
                                      <w:szCs w:val="24"/>
                                      <w:rPrChange w:id="410" w:author="Anjali" w:date="2016-09-14T22:49:00Z">
                                        <w:rPr>
                                          <w:sz w:val="24"/>
                                          <w:szCs w:val="24"/>
                                        </w:rPr>
                                      </w:rPrChange>
                                    </w:rPr>
                                  </w:pPr>
                                  <w:r w:rsidRPr="004E6A41">
                                    <w:rPr>
                                      <w:rFonts w:eastAsia="Times New Roman"/>
                                      <w:rPrChange w:id="411" w:author="Anjali" w:date="2016-09-14T22:49:00Z">
                                        <w:rPr>
                                          <w:rFonts w:eastAsia="Times New Roman"/>
                                          <w:sz w:val="20"/>
                                        </w:rPr>
                                      </w:rPrChange>
                                    </w:rPr>
                                    <w:t>Google Maps on mobile</w:t>
                                  </w:r>
                                </w:p>
                              </w:txbxContent>
                            </wps:txbx>
                            <wps:bodyPr rot="0" vert="horz" wrap="square" lIns="91440" tIns="45720" rIns="91440" bIns="45720" anchor="t" anchorCtr="0" upright="1">
                              <a:noAutofit/>
                            </wps:bodyPr>
                          </wps:wsp>
                        </wpg:wgp>
                        <wpg:wgp>
                          <wpg:cNvPr id="28" name="Group 622"/>
                          <wpg:cNvGrpSpPr>
                            <a:grpSpLocks/>
                          </wpg:cNvGrpSpPr>
                          <wpg:grpSpPr bwMode="auto">
                            <a:xfrm>
                              <a:off x="4886960" y="1536700"/>
                              <a:ext cx="1656715" cy="1478915"/>
                              <a:chOff x="8710" y="10981"/>
                              <a:chExt cx="2609" cy="2329"/>
                            </a:xfrm>
                          </wpg:grpSpPr>
                          <pic:pic xmlns:pic="http://schemas.openxmlformats.org/drawingml/2006/picture">
                            <pic:nvPicPr>
                              <pic:cNvPr id="29" name="Picture 14"/>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8710" y="10981"/>
                                <a:ext cx="2458" cy="1680"/>
                              </a:xfrm>
                              <a:prstGeom prst="rect">
                                <a:avLst/>
                              </a:prstGeom>
                              <a:noFill/>
                              <a:ln w="9525">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30" name="Text Box 13"/>
                            <wps:cNvSpPr txBox="1">
                              <a:spLocks noChangeArrowheads="1"/>
                            </wps:cNvSpPr>
                            <wps:spPr bwMode="auto">
                              <a:xfrm>
                                <a:off x="8715" y="12734"/>
                                <a:ext cx="2604"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95AB9B" w14:textId="77777777" w:rsidR="006A3172" w:rsidRPr="004E6A41" w:rsidRDefault="006A3172" w:rsidP="006A3172">
                                  <w:pPr>
                                    <w:pStyle w:val="NormalWeb"/>
                                    <w:rPr>
                                      <w:sz w:val="28"/>
                                      <w:szCs w:val="24"/>
                                      <w:rPrChange w:id="412" w:author="Anjali" w:date="2016-09-14T22:49:00Z">
                                        <w:rPr>
                                          <w:sz w:val="24"/>
                                          <w:szCs w:val="24"/>
                                        </w:rPr>
                                      </w:rPrChange>
                                    </w:rPr>
                                  </w:pPr>
                                  <w:r w:rsidRPr="004E6A41">
                                    <w:rPr>
                                      <w:rFonts w:eastAsia="Times New Roman"/>
                                      <w:rPrChange w:id="413" w:author="Anjali" w:date="2016-09-14T22:49:00Z">
                                        <w:rPr>
                                          <w:rFonts w:eastAsia="Times New Roman"/>
                                          <w:sz w:val="20"/>
                                        </w:rPr>
                                      </w:rPrChange>
                                    </w:rPr>
                                    <w:t>Google Maps on website</w:t>
                                  </w:r>
                                </w:p>
                              </w:txbxContent>
                            </wps:txbx>
                            <wps:bodyPr rot="0" vert="horz" wrap="square" lIns="91440" tIns="45720" rIns="91440" bIns="45720" anchor="t" anchorCtr="0" upright="1">
                              <a:noAutofit/>
                            </wps:bodyPr>
                          </wps:wsp>
                        </wpg:wgp>
                      </wpc:wpc>
                    </a:graphicData>
                  </a:graphic>
                </wp:anchor>
              </w:drawing>
            </mc:Choice>
            <mc:Fallback>
              <w:pict>
                <v:group w14:anchorId="36765561" id="Canvas 1" o:spid="_x0000_s1029" editas="canvas" style="position:absolute;left:0;text-align:left;margin-left:0;margin-top:.65pt;width:520pt;height:237.45pt;z-index:-251649024;mso-position-horizontal:left;mso-position-horizontal-relative:margin" coordsize="66040,3015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6040;height:30156;visibility:visible;mso-wrap-style:square">
                    <v:fill o:detectmouseclick="t"/>
                    <v:path o:connecttype="none"/>
                  </v:shape>
                  <v:rect id="Rectangle 2" o:spid="_x0000_s1031" style="position:absolute;left:19577;top:1841;width:1352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Xen8EA&#10;AADbAAAADwAAAGRycy9kb3ducmV2LnhtbERPTWvCQBC9F/wPywi9NRstLSW6itgWSm5Jc/A4ZMck&#10;mp1ds9uY/vuuIPQ2j/c56+1kejHS4DvLChZJCoK4trrjRkH1/fn0BsIHZI29ZVLwSx62m9nDGjNt&#10;r1zQWIZGxBD2GSpoQ3CZlL5uyaBPrCOO3NEOBkOEQyP1gNcYbnq5TNNXabDj2NCio31L9bn8MQr6&#10;00txqd73rnD5ZF0+Ph8+GlbqcT7tViACTeFffHd/6Th/Cbdf4gF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l3p/BAAAA2wAAAA8AAAAAAAAAAAAAAAAAmAIAAGRycy9kb3du&#10;cmV2LnhtbFBLBQYAAAAABAAEAPUAAACGAwAAAAA=&#10;" fillcolor="#9cc2e5 [1940]" strokecolor="#1f4d78 [1604]" strokeweight="2pt">
                    <v:textbox>
                      <w:txbxContent>
                        <w:p w14:paraId="5B3F614F" w14:textId="77777777" w:rsidR="006A3172" w:rsidRPr="004E6A41" w:rsidRDefault="006A3172" w:rsidP="006A3172">
                          <w:pPr>
                            <w:jc w:val="center"/>
                            <w:rPr>
                              <w:sz w:val="40"/>
                              <w:rPrChange w:id="414" w:author="Anjali" w:date="2016-09-14T22:50:00Z">
                                <w:rPr/>
                              </w:rPrChange>
                            </w:rPr>
                          </w:pPr>
                          <w:r w:rsidRPr="004E6A41">
                            <w:rPr>
                              <w:sz w:val="40"/>
                              <w:rPrChange w:id="415" w:author="Anjali" w:date="2016-09-14T22:50:00Z">
                                <w:rPr/>
                              </w:rPrChange>
                            </w:rPr>
                            <w:t>TARA</w:t>
                          </w:r>
                        </w:p>
                      </w:txbxContent>
                    </v:textbox>
                  </v:rect>
                  <v:shape id="Picture 7" o:spid="_x0000_s1032" type="#_x0000_t75" style="position:absolute;top:1651;width:4762;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0voPDAAAA2wAAAA8AAABkcnMvZG93bnJldi54bWxET01rwkAQvRf8D8sIvdVNUykmdQ1qCfYm&#10;VQk9DtlpEszOhuxqUn+9Wyj0No/3OctsNK24Uu8aywqeZxEI4tLqhisFp2P+tADhPLLG1jIp+CEH&#10;2WrysMRU24E/6XrwlQgh7FJUUHvfpVK6siaDbmY74sB9296gD7CvpO5xCOGmlXEUvUqDDYeGGjva&#10;1lSeDxejoGjir3OxvyyK5Lbb5O/bZD9vE6Uep+P6DYSn0f+L/9wfOsx/gd9fwgFyd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HS+g8MAAADbAAAADwAAAAAAAAAAAAAAAACf&#10;AgAAZHJzL2Rvd25yZXYueG1sUEsFBgAAAAAEAAQA9wAAAI8DAAAAAA==&#10;">
                    <v:imagedata r:id="rId16" o:title=""/>
                    <v:path arrowok="t"/>
                  </v:shape>
                  <v:shape id="Picture 8" o:spid="_x0000_s1033" type="#_x0000_t75" style="position:absolute;left:40716;top:647;width:17621;height:8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PTRS/AAAA2wAAAA8AAABkcnMvZG93bnJldi54bWxET9uKwjAQfRf8hzCCb5quqEg1lVVQfJK1&#10;+gFDM9vLNpPaRFv/3iws7NscznU2297U4kmtKy0r+JhGIIgzq0vOFdyuh8kKhPPIGmvLpOBFDrbJ&#10;cLDBWNuOL/RMfS5CCLsYFRTeN7GULivIoJvahjhw37Y16ANsc6lb7EK4qeUsipbSYMmhocCG9gVl&#10;P+nDKFhUPX5VDo9m18kmc+X9cTyjUuNR/7kG4an3/+I/90mH+XP4/SUcIJM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D00UvwAAANsAAAAPAAAAAAAAAAAAAAAAAJ8CAABk&#10;cnMvZG93bnJldi54bWxQSwUGAAAAAAQABAD3AAAAiwMAAAAA&#10;" stroked="t" strokecolor="#5b9bd5 [3204]">
                    <v:imagedata r:id="rId17" o:title=""/>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34" type="#_x0000_t34" style="position:absolute;left:4762;top:4032;width:14688;height:5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8flcEAAADbAAAADwAAAGRycy9kb3ducmV2LnhtbERPTWsCMRC9F/ofwhS81awFS1mNUpSK&#10;WHpwq56HzXSzupmsSVzXf28Khd7m8T5nOu9tIzryoXasYDTMQBCXTtdcKdh9fzy/gQgRWWPjmBTc&#10;KMB89vgwxVy7K2+pK2IlUgiHHBWYGNtcylAashiGriVO3I/zFmOCvpLa4zWF20a+ZNmrtFhzajDY&#10;0sJQeSouVsFxOd5/Lru6WG2+6OBHR0PuvFVq8NS/T0BE6uO/+M+91mn+GH5/SQfI2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3x+VwQAAANsAAAAPAAAAAAAAAAAAAAAA&#10;AKECAABkcnMvZG93bnJldi54bWxQSwUGAAAAAAQABAD5AAAAjwMAAAAA&#10;" adj="10889" strokecolor="#4e92d1 [3044]">
                    <v:stroke endarrow="block"/>
                  </v:shape>
                  <v:shape id="Elbow Connector 10" o:spid="_x0000_s1035" type="#_x0000_t34" style="position:absolute;left:33229;top:4603;width:7487;height: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FDB8IAAADbAAAADwAAAGRycy9kb3ducmV2LnhtbERPTWsCMRC9F/wPYQRvNauCtFujqCCI&#10;PUi3HtrbkIybxc1k2UR37a83hUJv83ifs1j1rhY3akPlWcFknIEg1t5UXCo4fe6eX0CEiGyw9kwK&#10;7hRgtRw8LTA3vuMPuhWxFCmEQ44KbIxNLmXQlhyGsW+IE3f2rcOYYFtK02KXwl0tp1k2lw4rTg0W&#10;G9pa0pfi6hTMjpv3n4s+HCYn/d292nWFX02h1GjYr99AROrjv/jPvTdp/hx+f0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TFDB8IAAADbAAAADwAAAAAAAAAAAAAA&#10;AAChAgAAZHJzL2Rvd25yZXYueG1sUEsFBgAAAAAEAAQA+QAAAJADAAAAAA==&#10;" adj="10608" strokecolor="#4e92d1 [3044]">
                    <v:stroke endarrow="block"/>
                  </v:shape>
                  <v:shape id="Elbow Connector 12" o:spid="_x0000_s1036" type="#_x0000_t34" style="position:absolute;left:41980;top:6578;width:4813;height:1028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tj6L4AAADbAAAADwAAAGRycy9kb3ducmV2LnhtbERP24rCMBB9F/yHMIJvmijoLtUoRRB9&#10;W3T3A4ZmbIvNpDSxF79+Iwi+zeFcZ7vvbSVaanzpWMNirkAQZ86UnGv4+z3OvkH4gGywckwaBvKw&#10;341HW0yM6/hC7TXkIoawT1BDEUKdSOmzgiz6uauJI3dzjcUQYZNL02AXw20ll0qtpcWSY0OBNR0K&#10;yu7Xh9Vw7jO6LFfdj2Jl0zZ9DupwGrSeTvp0AyJQHz7it/ts4vwveP0SD5C7f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i2PovgAAANsAAAAPAAAAAAAAAAAAAAAAAKEC&#10;AABkcnMvZG93bnJldi54bWxQSwUGAAAAAAQABAD5AAAAjAMAAAAA&#10;" adj="10772" strokecolor="#4e92d1 [3044]">
                    <v:stroke endarrow="block"/>
                  </v:shape>
                  <v:shape id="Text Box 13" o:spid="_x0000_s1037" type="#_x0000_t202" style="position:absolute;left:3575;top:793;width:16097;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6CCA4B18" w14:textId="5624C571" w:rsidR="006A3172" w:rsidRPr="006E37C9" w:rsidRDefault="006A3172" w:rsidP="006A3172">
                          <w:pPr>
                            <w:rPr>
                              <w:rPrChange w:id="416" w:author="Anjali" w:date="2016-09-14T22:47:00Z">
                                <w:rPr>
                                  <w:sz w:val="20"/>
                                </w:rPr>
                              </w:rPrChange>
                            </w:rPr>
                          </w:pPr>
                          <w:r w:rsidRPr="006E37C9">
                            <w:rPr>
                              <w:rPrChange w:id="417" w:author="Anjali" w:date="2016-09-14T22:47:00Z">
                                <w:rPr>
                                  <w:sz w:val="20"/>
                                </w:rPr>
                              </w:rPrChange>
                            </w:rPr>
                            <w:t xml:space="preserve">Provide </w:t>
                          </w:r>
                          <w:ins w:id="418" w:author="Anjali" w:date="2016-09-14T22:47:00Z">
                            <w:r w:rsidR="00685D92" w:rsidRPr="006E37C9">
                              <w:rPr>
                                <w:rPrChange w:id="419" w:author="Anjali" w:date="2016-09-14T22:47:00Z">
                                  <w:rPr>
                                    <w:sz w:val="20"/>
                                  </w:rPr>
                                </w:rPrChange>
                              </w:rPr>
                              <w:t>Fleet Details</w:t>
                            </w:r>
                          </w:ins>
                          <w:del w:id="420" w:author="Anjali" w:date="2016-09-14T22:47:00Z">
                            <w:r w:rsidRPr="006E37C9" w:rsidDel="00685D92">
                              <w:rPr>
                                <w:rPrChange w:id="421" w:author="Anjali" w:date="2016-09-14T22:47:00Z">
                                  <w:rPr>
                                    <w:sz w:val="20"/>
                                  </w:rPr>
                                </w:rPrChange>
                              </w:rPr>
                              <w:delText>fleet settings</w:delText>
                            </w:r>
                          </w:del>
                        </w:p>
                      </w:txbxContent>
                    </v:textbox>
                  </v:shape>
                  <v:shape id="Elbow Connector 15" o:spid="_x0000_s1038" type="#_x0000_t34" style="position:absolute;left:50076;top:8769;width:6052;height:71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WV98AAAADbAAAADwAAAGRycy9kb3ducmV2LnhtbERPTUvDQBC9C/6HZQre7KYiomm3pQqC&#10;HlsLXofsNBuSnY270yT667tCobd5vM9ZbSbfqYFiagIbWMwLUMRVsA3XBg5f7/fPoJIgW+wCk4Ff&#10;SrBZ396ssLRh5B0Ne6lVDuFUogEn0pdap8qRxzQPPXHmjiF6lAxjrW3EMYf7Tj8UxZP22HBucNjT&#10;m6Oq3Z+8gZ/To3RtHNvt3/DtPotGXkcnxtzNpu0SlNAkV/HF/WHz/Bf4/yUfoNd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RllffAAAAA2wAAAA8AAAAAAAAAAAAAAAAA&#10;oQIAAGRycy9kb3ducmV2LnhtbFBLBQYAAAAABAAEAPkAAACOAwAAAAA=&#10;" adj="10789" strokecolor="#4e92d1 [3044]">
                    <v:stroke endarrow="block"/>
                  </v:shape>
                  <v:shape id="Text Box 13" o:spid="_x0000_s1039" type="#_x0000_t202" style="position:absolute;left:32899;top:2019;width:7918;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1DB0E4DE" w14:textId="77777777" w:rsidR="006A3172" w:rsidRPr="004E6A41" w:rsidRDefault="006A3172" w:rsidP="006A3172">
                          <w:pPr>
                            <w:pStyle w:val="NormalWeb"/>
                            <w:rPr>
                              <w:sz w:val="28"/>
                              <w:szCs w:val="24"/>
                              <w:rPrChange w:id="422" w:author="Anjali" w:date="2016-09-14T22:48:00Z">
                                <w:rPr>
                                  <w:sz w:val="24"/>
                                  <w:szCs w:val="24"/>
                                </w:rPr>
                              </w:rPrChange>
                            </w:rPr>
                          </w:pPr>
                          <w:r w:rsidRPr="004E6A41">
                            <w:rPr>
                              <w:rFonts w:eastAsia="Times New Roman"/>
                              <w:rPrChange w:id="423" w:author="Anjali" w:date="2016-09-14T22:48:00Z">
                                <w:rPr>
                                  <w:rFonts w:eastAsia="Times New Roman"/>
                                  <w:sz w:val="20"/>
                                </w:rPr>
                              </w:rPrChange>
                            </w:rPr>
                            <w:t>GTFS data</w:t>
                          </w:r>
                        </w:p>
                      </w:txbxContent>
                    </v:textbox>
                  </v:shape>
                  <v:shape id="Text Box 13" o:spid="_x0000_s1040" type="#_x0000_t202" style="position:absolute;left:45472;top:11925;width:10776;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14:paraId="524753BC" w14:textId="77777777" w:rsidR="006A3172" w:rsidRPr="004E6A41" w:rsidRDefault="006A3172" w:rsidP="006A3172">
                          <w:pPr>
                            <w:pStyle w:val="NormalWeb"/>
                            <w:rPr>
                              <w:sz w:val="28"/>
                              <w:szCs w:val="24"/>
                              <w:rPrChange w:id="424" w:author="Anjali" w:date="2016-09-14T22:48:00Z">
                                <w:rPr>
                                  <w:sz w:val="24"/>
                                  <w:szCs w:val="24"/>
                                </w:rPr>
                              </w:rPrChange>
                            </w:rPr>
                          </w:pPr>
                          <w:r w:rsidRPr="004E6A41">
                            <w:rPr>
                              <w:rFonts w:eastAsia="Times New Roman"/>
                              <w:rPrChange w:id="425" w:author="Anjali" w:date="2016-09-14T22:48:00Z">
                                <w:rPr>
                                  <w:rFonts w:eastAsia="Times New Roman"/>
                                  <w:sz w:val="20"/>
                                </w:rPr>
                              </w:rPrChange>
                            </w:rPr>
                            <w:t>Travel options</w:t>
                          </w:r>
                        </w:p>
                      </w:txbxContent>
                    </v:textbox>
                  </v:shape>
                  <v:group id="Group 621" o:spid="_x0000_s1041" style="position:absolute;left:34137;top:14128;width:12345;height:14789" coordorigin="6390,10981" coordsize="1944,2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Picture 11" o:spid="_x0000_s1042" type="#_x0000_t75" style="position:absolute;left:6711;top:10981;width:965;height:1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IAcbFAAAA2wAAAA8AAABkcnMvZG93bnJldi54bWxEj9FqwkAURN+F/sNyhb5I3dRiKKkbaQst&#10;ohCp7QdcstdsSPZuyG5N/HtXEHwcZuYMs1qPthUn6n3tWMHzPAFBXDpdc6Xg7/fr6RWED8gaW8ek&#10;4Ewe1vnDZIWZdgP/0OkQKhEh7DNUYELoMil9aciin7uOOHpH11sMUfaV1D0OEW5buUiSVFqsOS4Y&#10;7OjTUNkc/q0CWRSz/Wa/a2j7YoZlcbbFx/Ct1ON0fH8DEWgM9/CtvdEKFilcv8QfIPM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CAHGxQAAANsAAAAPAAAAAAAAAAAAAAAA&#10;AJ8CAABkcnMvZG93bnJldi54bWxQSwUGAAAAAAQABAD3AAAAkQMAAAAA&#10;">
                      <v:imagedata r:id="rId18" o:title=""/>
                      <v:path arrowok="t"/>
                    </v:shape>
                    <v:shape id="Text Box 27" o:spid="_x0000_s1043" type="#_x0000_t202" style="position:absolute;left:6390;top:12626;width:1944;height: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14:paraId="4143B0F2" w14:textId="77777777" w:rsidR="006A3172" w:rsidRPr="004E6A41" w:rsidRDefault="006A3172" w:rsidP="006A3172">
                            <w:pPr>
                              <w:pStyle w:val="NormalWeb"/>
                              <w:rPr>
                                <w:sz w:val="28"/>
                                <w:szCs w:val="24"/>
                                <w:rPrChange w:id="426" w:author="Anjali" w:date="2016-09-14T22:49:00Z">
                                  <w:rPr>
                                    <w:sz w:val="24"/>
                                    <w:szCs w:val="24"/>
                                  </w:rPr>
                                </w:rPrChange>
                              </w:rPr>
                            </w:pPr>
                            <w:r w:rsidRPr="004E6A41">
                              <w:rPr>
                                <w:rFonts w:eastAsia="Times New Roman"/>
                                <w:rPrChange w:id="427" w:author="Anjali" w:date="2016-09-14T22:49:00Z">
                                  <w:rPr>
                                    <w:rFonts w:eastAsia="Times New Roman"/>
                                    <w:sz w:val="20"/>
                                  </w:rPr>
                                </w:rPrChange>
                              </w:rPr>
                              <w:t>Google Maps on mobile</w:t>
                            </w:r>
                          </w:p>
                        </w:txbxContent>
                      </v:textbox>
                    </v:shape>
                  </v:group>
                  <v:group id="Group 622" o:spid="_x0000_s1044" style="position:absolute;left:48869;top:15367;width:16567;height:14789" coordorigin="8710,10981" coordsize="2609,2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Picture 14" o:spid="_x0000_s1045" type="#_x0000_t75" style="position:absolute;left:8710;top:10981;width:2458;height:1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ljEPDAAAA2wAAAA8AAABkcnMvZG93bnJldi54bWxEj0FrwkAUhO8F/8PyBC9FN0Zakugqoijt&#10;serB4yP7TILZt0t21fjv3UKhx2FmvmEWq9604k6dbywrmE4SEMSl1Q1XCk7H3TgD4QOyxtYyKXiS&#10;h9Vy8LbAQtsH/9D9ECoRIewLVFCH4AopfVmTQT+xjjh6F9sZDFF2ldQdPiLctDJNkk9psOG4UKOj&#10;TU3l9XAzCt7T6yn7ns72W3/Mzx9m77J17pQaDfv1HESgPvyH/9pfWkGaw++X+APk8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2WMQ8MAAADbAAAADwAAAAAAAAAAAAAAAACf&#10;AgAAZHJzL2Rvd25yZXYueG1sUEsFBgAAAAAEAAQA9wAAAI8DAAAAAA==&#10;" stroked="t" strokecolor="#5b9bd5 [3204]">
                      <v:imagedata r:id="rId19" o:title=""/>
                      <v:path arrowok="t"/>
                    </v:shape>
                    <v:shape id="Text Box 13" o:spid="_x0000_s1046" type="#_x0000_t202" style="position:absolute;left:8715;top:12734;width:260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4B95AB9B" w14:textId="77777777" w:rsidR="006A3172" w:rsidRPr="004E6A41" w:rsidRDefault="006A3172" w:rsidP="006A3172">
                            <w:pPr>
                              <w:pStyle w:val="NormalWeb"/>
                              <w:rPr>
                                <w:sz w:val="28"/>
                                <w:szCs w:val="24"/>
                                <w:rPrChange w:id="428" w:author="Anjali" w:date="2016-09-14T22:49:00Z">
                                  <w:rPr>
                                    <w:sz w:val="24"/>
                                    <w:szCs w:val="24"/>
                                  </w:rPr>
                                </w:rPrChange>
                              </w:rPr>
                            </w:pPr>
                            <w:r w:rsidRPr="004E6A41">
                              <w:rPr>
                                <w:rFonts w:eastAsia="Times New Roman"/>
                                <w:rPrChange w:id="429" w:author="Anjali" w:date="2016-09-14T22:49:00Z">
                                  <w:rPr>
                                    <w:rFonts w:eastAsia="Times New Roman"/>
                                    <w:sz w:val="20"/>
                                  </w:rPr>
                                </w:rPrChange>
                              </w:rPr>
                              <w:t>Google Maps on website</w:t>
                            </w:r>
                          </w:p>
                        </w:txbxContent>
                      </v:textbox>
                    </v:shape>
                  </v:group>
                  <w10:wrap anchorx="margin"/>
                </v:group>
              </w:pict>
            </mc:Fallback>
          </mc:AlternateContent>
        </w:r>
      </w:ins>
      <w:ins w:id="430" w:author="Anjali" w:date="2016-09-14T22:47:00Z">
        <w:r>
          <w:rPr>
            <w:sz w:val="24"/>
          </w:rPr>
          <w:tab/>
        </w:r>
      </w:ins>
    </w:p>
    <w:p w14:paraId="368482F3" w14:textId="7F725123" w:rsidR="00685D92" w:rsidRDefault="00685D92">
      <w:pPr>
        <w:jc w:val="both"/>
        <w:rPr>
          <w:ins w:id="431" w:author="Anjali" w:date="2016-09-14T22:47:00Z"/>
          <w:sz w:val="24"/>
        </w:rPr>
        <w:pPrChange w:id="432" w:author="Anjali" w:date="2016-09-14T22:44:00Z">
          <w:pPr>
            <w:spacing w:after="0"/>
            <w:jc w:val="both"/>
          </w:pPr>
        </w:pPrChange>
      </w:pPr>
    </w:p>
    <w:p w14:paraId="3FD96FAD" w14:textId="0FFC6009" w:rsidR="00685D92" w:rsidRDefault="00685D92">
      <w:pPr>
        <w:jc w:val="both"/>
        <w:rPr>
          <w:ins w:id="433" w:author="Anjali" w:date="2016-09-14T22:47:00Z"/>
          <w:sz w:val="24"/>
        </w:rPr>
        <w:pPrChange w:id="434" w:author="Anjali" w:date="2016-09-14T22:44:00Z">
          <w:pPr>
            <w:spacing w:after="0"/>
            <w:jc w:val="both"/>
          </w:pPr>
        </w:pPrChange>
      </w:pPr>
    </w:p>
    <w:p w14:paraId="6E7325B1" w14:textId="77777777" w:rsidR="00685D92" w:rsidRDefault="00685D92">
      <w:pPr>
        <w:jc w:val="both"/>
        <w:rPr>
          <w:ins w:id="435" w:author="Anjali" w:date="2016-09-14T22:47:00Z"/>
          <w:sz w:val="24"/>
        </w:rPr>
        <w:pPrChange w:id="436" w:author="Anjali" w:date="2016-09-14T22:44:00Z">
          <w:pPr>
            <w:spacing w:after="0"/>
            <w:jc w:val="both"/>
          </w:pPr>
        </w:pPrChange>
      </w:pPr>
    </w:p>
    <w:p w14:paraId="5279DE1A" w14:textId="77777777" w:rsidR="00685D92" w:rsidRDefault="00685D92">
      <w:pPr>
        <w:jc w:val="both"/>
        <w:rPr>
          <w:ins w:id="437" w:author="Anjali" w:date="2016-09-14T22:47:00Z"/>
          <w:sz w:val="24"/>
        </w:rPr>
        <w:pPrChange w:id="438" w:author="Anjali" w:date="2016-09-14T22:44:00Z">
          <w:pPr>
            <w:spacing w:after="0"/>
            <w:jc w:val="both"/>
          </w:pPr>
        </w:pPrChange>
      </w:pPr>
    </w:p>
    <w:p w14:paraId="284A6D61" w14:textId="27D6D608" w:rsidR="00685D92" w:rsidRDefault="00685D92">
      <w:pPr>
        <w:jc w:val="both"/>
        <w:rPr>
          <w:ins w:id="439" w:author="Anjali" w:date="2016-09-14T22:47:00Z"/>
          <w:sz w:val="24"/>
        </w:rPr>
        <w:pPrChange w:id="440" w:author="Anjali" w:date="2016-09-14T22:44:00Z">
          <w:pPr>
            <w:spacing w:after="0"/>
            <w:jc w:val="both"/>
          </w:pPr>
        </w:pPrChange>
      </w:pPr>
    </w:p>
    <w:p w14:paraId="4A52E539" w14:textId="77777777" w:rsidR="00685D92" w:rsidRDefault="00685D92">
      <w:pPr>
        <w:jc w:val="both"/>
        <w:rPr>
          <w:ins w:id="441" w:author="Anjali" w:date="2016-09-14T22:47:00Z"/>
          <w:sz w:val="24"/>
        </w:rPr>
        <w:pPrChange w:id="442" w:author="Anjali" w:date="2016-09-14T22:44:00Z">
          <w:pPr>
            <w:spacing w:after="0"/>
            <w:jc w:val="both"/>
          </w:pPr>
        </w:pPrChange>
      </w:pPr>
    </w:p>
    <w:p w14:paraId="6930A461" w14:textId="77777777" w:rsidR="00685D92" w:rsidRPr="00685D92" w:rsidRDefault="00685D92">
      <w:pPr>
        <w:jc w:val="both"/>
        <w:rPr>
          <w:ins w:id="443" w:author="Yash Ganthe" w:date="2016-09-14T00:52:00Z"/>
          <w:sz w:val="24"/>
          <w:rPrChange w:id="444" w:author="Anjali" w:date="2016-09-14T22:44:00Z">
            <w:rPr>
              <w:ins w:id="445" w:author="Yash Ganthe" w:date="2016-09-14T00:52:00Z"/>
            </w:rPr>
          </w:rPrChange>
        </w:rPr>
        <w:pPrChange w:id="446" w:author="Anjali" w:date="2016-09-14T22:44:00Z">
          <w:pPr>
            <w:spacing w:after="0"/>
            <w:jc w:val="both"/>
          </w:pPr>
        </w:pPrChange>
      </w:pPr>
    </w:p>
    <w:p w14:paraId="492936DD" w14:textId="3C39C8ED" w:rsidR="00685D92" w:rsidDel="00852ECA" w:rsidRDefault="00685D92">
      <w:pPr>
        <w:pStyle w:val="Heading2"/>
        <w:jc w:val="both"/>
        <w:rPr>
          <w:del w:id="447" w:author="Yash Ganthe" w:date="2016-09-15T06:53:00Z"/>
        </w:rPr>
        <w:pPrChange w:id="448" w:author="Anjali" w:date="2016-09-14T22:44:00Z">
          <w:pPr>
            <w:spacing w:after="0"/>
            <w:jc w:val="both"/>
          </w:pPr>
        </w:pPrChange>
      </w:pPr>
    </w:p>
    <w:p w14:paraId="5511F735" w14:textId="77777777" w:rsidR="00852ECA" w:rsidRPr="00852ECA" w:rsidRDefault="00852ECA" w:rsidP="00852ECA">
      <w:pPr>
        <w:rPr>
          <w:ins w:id="449" w:author="Yash Ganthe" w:date="2016-09-15T06:54:00Z"/>
          <w:rPrChange w:id="450" w:author="Yash Ganthe" w:date="2016-09-15T06:54:00Z">
            <w:rPr>
              <w:ins w:id="451" w:author="Yash Ganthe" w:date="2016-09-15T06:54:00Z"/>
            </w:rPr>
          </w:rPrChange>
        </w:rPr>
        <w:pPrChange w:id="452" w:author="Yash Ganthe" w:date="2016-09-15T06:54:00Z">
          <w:pPr>
            <w:spacing w:after="0"/>
            <w:jc w:val="both"/>
          </w:pPr>
        </w:pPrChange>
      </w:pPr>
    </w:p>
    <w:p w14:paraId="4D2A985F" w14:textId="0FDDFA8D" w:rsidR="00685D92" w:rsidDel="00852ECA" w:rsidRDefault="00685D92">
      <w:pPr>
        <w:pStyle w:val="Heading2"/>
        <w:jc w:val="both"/>
        <w:rPr>
          <w:del w:id="453" w:author="Yash Ganthe" w:date="2016-09-15T06:53:00Z"/>
        </w:rPr>
        <w:pPrChange w:id="454" w:author="Anjali" w:date="2016-09-14T22:44:00Z">
          <w:pPr>
            <w:spacing w:after="0"/>
            <w:jc w:val="both"/>
          </w:pPr>
        </w:pPrChange>
      </w:pPr>
    </w:p>
    <w:p w14:paraId="53F2C20C" w14:textId="77777777" w:rsidR="00852ECA" w:rsidRPr="00852ECA" w:rsidRDefault="00852ECA" w:rsidP="00852ECA">
      <w:pPr>
        <w:rPr>
          <w:ins w:id="455" w:author="Yash Ganthe" w:date="2016-09-15T06:54:00Z"/>
          <w:rPrChange w:id="456" w:author="Yash Ganthe" w:date="2016-09-15T06:54:00Z">
            <w:rPr>
              <w:ins w:id="457" w:author="Yash Ganthe" w:date="2016-09-15T06:54:00Z"/>
            </w:rPr>
          </w:rPrChange>
        </w:rPr>
        <w:pPrChange w:id="458" w:author="Yash Ganthe" w:date="2016-09-15T06:54:00Z">
          <w:pPr>
            <w:spacing w:after="0"/>
            <w:jc w:val="both"/>
          </w:pPr>
        </w:pPrChange>
      </w:pPr>
    </w:p>
    <w:p w14:paraId="107E77C2" w14:textId="233DBE2E" w:rsidR="006A3172" w:rsidRPr="004E6A41" w:rsidRDefault="006A3172">
      <w:pPr>
        <w:pStyle w:val="Heading2"/>
        <w:jc w:val="both"/>
        <w:rPr>
          <w:ins w:id="459" w:author="Yash Ganthe" w:date="2016-09-14T00:51:00Z"/>
          <w:sz w:val="28"/>
          <w:rPrChange w:id="460" w:author="Anjali" w:date="2016-09-14T22:51:00Z">
            <w:rPr>
              <w:ins w:id="461" w:author="Yash Ganthe" w:date="2016-09-14T00:51:00Z"/>
              <w:shd w:val="clear" w:color="auto" w:fill="FFFFFF"/>
            </w:rPr>
          </w:rPrChange>
        </w:rPr>
        <w:pPrChange w:id="462" w:author="Anjali" w:date="2016-09-14T22:44:00Z">
          <w:pPr>
            <w:spacing w:after="0"/>
            <w:jc w:val="both"/>
          </w:pPr>
        </w:pPrChange>
      </w:pPr>
      <w:bookmarkStart w:id="463" w:name="_Toc461687183"/>
      <w:ins w:id="464" w:author="Yash Ganthe" w:date="2016-09-14T00:52:00Z">
        <w:r w:rsidRPr="004E6A41">
          <w:rPr>
            <w:sz w:val="28"/>
            <w:rPrChange w:id="465" w:author="Anjali" w:date="2016-09-14T22:51:00Z">
              <w:rPr/>
            </w:rPrChange>
          </w:rPr>
          <w:t>Our offering</w:t>
        </w:r>
      </w:ins>
      <w:bookmarkEnd w:id="463"/>
    </w:p>
    <w:p w14:paraId="5EC51149" w14:textId="62F0E608" w:rsidR="006A3172" w:rsidRPr="004E6A41" w:rsidDel="004E6A41" w:rsidRDefault="006A3172">
      <w:pPr>
        <w:jc w:val="both"/>
        <w:rPr>
          <w:ins w:id="466" w:author="Yash Ganthe" w:date="2016-09-14T00:51:00Z"/>
          <w:del w:id="467" w:author="Anjali" w:date="2016-09-14T22:51:00Z"/>
          <w:sz w:val="24"/>
          <w:rPrChange w:id="468" w:author="Anjali" w:date="2016-09-14T22:51:00Z">
            <w:rPr>
              <w:ins w:id="469" w:author="Yash Ganthe" w:date="2016-09-14T00:51:00Z"/>
              <w:del w:id="470" w:author="Anjali" w:date="2016-09-14T22:51:00Z"/>
            </w:rPr>
          </w:rPrChange>
        </w:rPr>
        <w:pPrChange w:id="471" w:author="Anjali" w:date="2016-09-14T22:44:00Z">
          <w:pPr/>
        </w:pPrChange>
      </w:pPr>
    </w:p>
    <w:p w14:paraId="4935061F" w14:textId="77777777" w:rsidR="006A3172" w:rsidRPr="004E6A41" w:rsidRDefault="006A3172">
      <w:pPr>
        <w:jc w:val="both"/>
        <w:rPr>
          <w:ins w:id="472" w:author="Yash Ganthe" w:date="2016-09-14T00:51:00Z"/>
          <w:sz w:val="24"/>
          <w:rPrChange w:id="473" w:author="Anjali" w:date="2016-09-14T22:51:00Z">
            <w:rPr>
              <w:ins w:id="474" w:author="Yash Ganthe" w:date="2016-09-14T00:51:00Z"/>
            </w:rPr>
          </w:rPrChange>
        </w:rPr>
        <w:pPrChange w:id="475" w:author="Anjali" w:date="2016-09-14T22:44:00Z">
          <w:pPr/>
        </w:pPrChange>
      </w:pPr>
      <w:ins w:id="476" w:author="Yash Ganthe" w:date="2016-09-14T00:51:00Z">
        <w:r w:rsidRPr="004E6A41">
          <w:rPr>
            <w:sz w:val="24"/>
            <w:rPrChange w:id="477" w:author="Anjali" w:date="2016-09-14T22:51:00Z">
              <w:rPr/>
            </w:rPrChange>
          </w:rPr>
          <w:t xml:space="preserve">The Transit Agency Route Administrator (TARA) simplifies the process of generating the data. It provides a simple visual tool for feeding time-table details of a transit agency. </w:t>
        </w:r>
      </w:ins>
    </w:p>
    <w:p w14:paraId="12389C9F" w14:textId="77777777" w:rsidR="006A3172" w:rsidRPr="004E6A41" w:rsidRDefault="006A3172">
      <w:pPr>
        <w:pStyle w:val="ListParagraph"/>
        <w:numPr>
          <w:ilvl w:val="0"/>
          <w:numId w:val="1"/>
        </w:numPr>
        <w:spacing w:line="240" w:lineRule="auto"/>
        <w:jc w:val="both"/>
        <w:rPr>
          <w:ins w:id="478" w:author="Yash Ganthe" w:date="2016-09-14T00:51:00Z"/>
          <w:sz w:val="24"/>
          <w:rPrChange w:id="479" w:author="Anjali" w:date="2016-09-14T22:51:00Z">
            <w:rPr>
              <w:ins w:id="480" w:author="Yash Ganthe" w:date="2016-09-14T00:51:00Z"/>
            </w:rPr>
          </w:rPrChange>
        </w:rPr>
        <w:pPrChange w:id="481" w:author="Anjali" w:date="2016-09-14T22:44:00Z">
          <w:pPr>
            <w:pStyle w:val="ListParagraph"/>
            <w:numPr>
              <w:numId w:val="1"/>
            </w:numPr>
            <w:spacing w:line="240" w:lineRule="auto"/>
            <w:ind w:hanging="360"/>
          </w:pPr>
        </w:pPrChange>
      </w:pPr>
      <w:ins w:id="482" w:author="Yash Ganthe" w:date="2016-09-14T00:51:00Z">
        <w:r w:rsidRPr="004E6A41">
          <w:rPr>
            <w:sz w:val="24"/>
            <w:rPrChange w:id="483" w:author="Anjali" w:date="2016-09-14T22:51:00Z">
              <w:rPr/>
            </w:rPrChange>
          </w:rPr>
          <w:t xml:space="preserve">The stops can be accurately marked on a map. </w:t>
        </w:r>
      </w:ins>
    </w:p>
    <w:p w14:paraId="20DD2C92" w14:textId="77777777" w:rsidR="006A3172" w:rsidRPr="004E6A41" w:rsidRDefault="006A3172">
      <w:pPr>
        <w:pStyle w:val="ListParagraph"/>
        <w:numPr>
          <w:ilvl w:val="0"/>
          <w:numId w:val="1"/>
        </w:numPr>
        <w:spacing w:line="240" w:lineRule="auto"/>
        <w:jc w:val="both"/>
        <w:rPr>
          <w:ins w:id="484" w:author="Yash Ganthe" w:date="2016-09-14T00:51:00Z"/>
          <w:sz w:val="24"/>
          <w:rPrChange w:id="485" w:author="Anjali" w:date="2016-09-14T22:51:00Z">
            <w:rPr>
              <w:ins w:id="486" w:author="Yash Ganthe" w:date="2016-09-14T00:51:00Z"/>
            </w:rPr>
          </w:rPrChange>
        </w:rPr>
        <w:pPrChange w:id="487" w:author="Anjali" w:date="2016-09-14T22:44:00Z">
          <w:pPr>
            <w:pStyle w:val="ListParagraph"/>
            <w:numPr>
              <w:numId w:val="1"/>
            </w:numPr>
            <w:spacing w:line="240" w:lineRule="auto"/>
            <w:ind w:hanging="360"/>
          </w:pPr>
        </w:pPrChange>
      </w:pPr>
      <w:ins w:id="488" w:author="Yash Ganthe" w:date="2016-09-14T00:51:00Z">
        <w:r w:rsidRPr="004E6A41">
          <w:rPr>
            <w:sz w:val="24"/>
            <w:rPrChange w:id="489" w:author="Anjali" w:date="2016-09-14T22:51:00Z">
              <w:rPr/>
            </w:rPrChange>
          </w:rPr>
          <w:t>It allows two stops on opposites sides of the road to be linked to each other as peer-stops.</w:t>
        </w:r>
      </w:ins>
    </w:p>
    <w:p w14:paraId="6003A857" w14:textId="77777777" w:rsidR="006A3172" w:rsidRPr="004E6A41" w:rsidRDefault="006A3172">
      <w:pPr>
        <w:pStyle w:val="ListParagraph"/>
        <w:numPr>
          <w:ilvl w:val="0"/>
          <w:numId w:val="1"/>
        </w:numPr>
        <w:spacing w:line="240" w:lineRule="auto"/>
        <w:jc w:val="both"/>
        <w:rPr>
          <w:ins w:id="490" w:author="Yash Ganthe" w:date="2016-09-14T00:51:00Z"/>
          <w:sz w:val="24"/>
          <w:rPrChange w:id="491" w:author="Anjali" w:date="2016-09-14T22:51:00Z">
            <w:rPr>
              <w:ins w:id="492" w:author="Yash Ganthe" w:date="2016-09-14T00:51:00Z"/>
            </w:rPr>
          </w:rPrChange>
        </w:rPr>
        <w:pPrChange w:id="493" w:author="Anjali" w:date="2016-09-14T22:44:00Z">
          <w:pPr>
            <w:pStyle w:val="ListParagraph"/>
            <w:numPr>
              <w:numId w:val="1"/>
            </w:numPr>
            <w:spacing w:line="240" w:lineRule="auto"/>
            <w:ind w:hanging="360"/>
          </w:pPr>
        </w:pPrChange>
      </w:pPr>
      <w:ins w:id="494" w:author="Yash Ganthe" w:date="2016-09-14T00:51:00Z">
        <w:r w:rsidRPr="004E6A41">
          <w:rPr>
            <w:sz w:val="24"/>
            <w:rPrChange w:id="495" w:author="Anjali" w:date="2016-09-14T22:51:00Z">
              <w:rPr/>
            </w:rPrChange>
          </w:rPr>
          <w:t>Each route operated by the agency can be marked on the map by choosing stops that have been previously marked.</w:t>
        </w:r>
      </w:ins>
    </w:p>
    <w:p w14:paraId="075E0081" w14:textId="77777777" w:rsidR="006A3172" w:rsidRPr="004E6A41" w:rsidRDefault="006A3172">
      <w:pPr>
        <w:pStyle w:val="ListParagraph"/>
        <w:numPr>
          <w:ilvl w:val="0"/>
          <w:numId w:val="1"/>
        </w:numPr>
        <w:spacing w:line="240" w:lineRule="auto"/>
        <w:jc w:val="both"/>
        <w:rPr>
          <w:ins w:id="496" w:author="Yash Ganthe" w:date="2016-09-14T00:51:00Z"/>
          <w:sz w:val="24"/>
          <w:rPrChange w:id="497" w:author="Anjali" w:date="2016-09-14T22:51:00Z">
            <w:rPr>
              <w:ins w:id="498" w:author="Yash Ganthe" w:date="2016-09-14T00:51:00Z"/>
            </w:rPr>
          </w:rPrChange>
        </w:rPr>
        <w:pPrChange w:id="499" w:author="Anjali" w:date="2016-09-14T22:44:00Z">
          <w:pPr>
            <w:pStyle w:val="ListParagraph"/>
            <w:numPr>
              <w:numId w:val="1"/>
            </w:numPr>
            <w:spacing w:line="240" w:lineRule="auto"/>
            <w:ind w:hanging="360"/>
          </w:pPr>
        </w:pPrChange>
      </w:pPr>
      <w:ins w:id="500" w:author="Yash Ganthe" w:date="2016-09-14T00:51:00Z">
        <w:r w:rsidRPr="004E6A41">
          <w:rPr>
            <w:sz w:val="24"/>
            <w:rPrChange w:id="501" w:author="Anjali" w:date="2016-09-14T22:51:00Z">
              <w:rPr/>
            </w:rPrChange>
          </w:rPr>
          <w:t>Onward and Return trips on the route can be added by specifying start times of the trips.</w:t>
        </w:r>
      </w:ins>
    </w:p>
    <w:p w14:paraId="3C4601BF" w14:textId="4EB5A41C" w:rsidR="006A3172" w:rsidRPr="004E6A41" w:rsidRDefault="006A3172">
      <w:pPr>
        <w:pStyle w:val="ListParagraph"/>
        <w:numPr>
          <w:ilvl w:val="0"/>
          <w:numId w:val="1"/>
        </w:numPr>
        <w:spacing w:line="240" w:lineRule="auto"/>
        <w:jc w:val="both"/>
        <w:rPr>
          <w:ins w:id="502" w:author="Yash Ganthe" w:date="2016-09-14T00:51:00Z"/>
          <w:sz w:val="24"/>
          <w:rPrChange w:id="503" w:author="Anjali" w:date="2016-09-14T22:51:00Z">
            <w:rPr>
              <w:ins w:id="504" w:author="Yash Ganthe" w:date="2016-09-14T00:51:00Z"/>
            </w:rPr>
          </w:rPrChange>
        </w:rPr>
        <w:pPrChange w:id="505" w:author="Anjali" w:date="2016-09-14T22:44:00Z">
          <w:pPr>
            <w:pStyle w:val="ListParagraph"/>
            <w:numPr>
              <w:numId w:val="1"/>
            </w:numPr>
            <w:spacing w:line="240" w:lineRule="auto"/>
            <w:ind w:hanging="360"/>
          </w:pPr>
        </w:pPrChange>
      </w:pPr>
      <w:ins w:id="506" w:author="Yash Ganthe" w:date="2016-09-14T00:51:00Z">
        <w:r w:rsidRPr="004E6A41">
          <w:rPr>
            <w:sz w:val="24"/>
            <w:rPrChange w:id="507" w:author="Anjali" w:date="2016-09-14T22:51:00Z">
              <w:rPr/>
            </w:rPrChange>
          </w:rPr>
          <w:t>The timings at intermediate stops along the route can be automatically computed by the tool</w:t>
        </w:r>
      </w:ins>
      <w:ins w:id="508" w:author="Anjali" w:date="2016-09-14T22:52:00Z">
        <w:r w:rsidR="004E6A41">
          <w:rPr>
            <w:sz w:val="24"/>
          </w:rPr>
          <w:t>.</w:t>
        </w:r>
      </w:ins>
      <w:ins w:id="509" w:author="Yash Ganthe" w:date="2016-09-14T00:51:00Z">
        <w:del w:id="510" w:author="Anjali" w:date="2016-09-14T22:52:00Z">
          <w:r w:rsidRPr="004E6A41" w:rsidDel="004E6A41">
            <w:rPr>
              <w:sz w:val="24"/>
              <w:rPrChange w:id="511" w:author="Anjali" w:date="2016-09-14T22:51:00Z">
                <w:rPr/>
              </w:rPrChange>
            </w:rPr>
            <w:delText>.</w:delText>
          </w:r>
        </w:del>
      </w:ins>
    </w:p>
    <w:p w14:paraId="64BDCEA8" w14:textId="77777777" w:rsidR="006A3172" w:rsidRPr="004E6A41" w:rsidRDefault="006A3172">
      <w:pPr>
        <w:pStyle w:val="ListParagraph"/>
        <w:numPr>
          <w:ilvl w:val="0"/>
          <w:numId w:val="1"/>
        </w:numPr>
        <w:spacing w:line="240" w:lineRule="auto"/>
        <w:jc w:val="both"/>
        <w:rPr>
          <w:ins w:id="512" w:author="Yash Ganthe" w:date="2016-09-14T00:51:00Z"/>
          <w:sz w:val="24"/>
          <w:rPrChange w:id="513" w:author="Anjali" w:date="2016-09-14T22:51:00Z">
            <w:rPr>
              <w:ins w:id="514" w:author="Yash Ganthe" w:date="2016-09-14T00:51:00Z"/>
            </w:rPr>
          </w:rPrChange>
        </w:rPr>
        <w:pPrChange w:id="515" w:author="Anjali" w:date="2016-09-14T22:44:00Z">
          <w:pPr>
            <w:pStyle w:val="ListParagraph"/>
            <w:numPr>
              <w:numId w:val="1"/>
            </w:numPr>
            <w:spacing w:line="240" w:lineRule="auto"/>
            <w:ind w:hanging="360"/>
          </w:pPr>
        </w:pPrChange>
      </w:pPr>
      <w:ins w:id="516" w:author="Yash Ganthe" w:date="2016-09-14T00:51:00Z">
        <w:r w:rsidRPr="004E6A41">
          <w:rPr>
            <w:sz w:val="24"/>
            <w:rPrChange w:id="517" w:author="Anjali" w:date="2016-09-14T22:51:00Z">
              <w:rPr/>
            </w:rPrChange>
          </w:rPr>
          <w:t>The tool allows offline creation of time-tables in Microsoft Excel.</w:t>
        </w:r>
      </w:ins>
    </w:p>
    <w:p w14:paraId="60ADEDCD" w14:textId="77777777" w:rsidR="006A3172" w:rsidRPr="004E6A41" w:rsidRDefault="006A3172">
      <w:pPr>
        <w:pStyle w:val="ListParagraph"/>
        <w:numPr>
          <w:ilvl w:val="0"/>
          <w:numId w:val="1"/>
        </w:numPr>
        <w:spacing w:line="240" w:lineRule="auto"/>
        <w:jc w:val="both"/>
        <w:rPr>
          <w:ins w:id="518" w:author="Yash Ganthe" w:date="2016-09-14T00:51:00Z"/>
          <w:sz w:val="24"/>
          <w:rPrChange w:id="519" w:author="Anjali" w:date="2016-09-14T22:51:00Z">
            <w:rPr>
              <w:ins w:id="520" w:author="Yash Ganthe" w:date="2016-09-14T00:51:00Z"/>
            </w:rPr>
          </w:rPrChange>
        </w:rPr>
        <w:pPrChange w:id="521" w:author="Anjali" w:date="2016-09-14T22:44:00Z">
          <w:pPr>
            <w:pStyle w:val="ListParagraph"/>
            <w:numPr>
              <w:numId w:val="1"/>
            </w:numPr>
            <w:spacing w:line="240" w:lineRule="auto"/>
            <w:ind w:hanging="360"/>
          </w:pPr>
        </w:pPrChange>
      </w:pPr>
      <w:ins w:id="522" w:author="Yash Ganthe" w:date="2016-09-14T00:51:00Z">
        <w:r w:rsidRPr="004E6A41">
          <w:rPr>
            <w:sz w:val="24"/>
            <w:rPrChange w:id="523" w:author="Anjali" w:date="2016-09-14T22:51:00Z">
              <w:rPr/>
            </w:rPrChange>
          </w:rPr>
          <w:t>The tool generates a passenger-friendly timetable that can be printed and pasted at different locations of the city.</w:t>
        </w:r>
      </w:ins>
    </w:p>
    <w:p w14:paraId="0B88CB76" w14:textId="76BE3F75" w:rsidR="006A3172" w:rsidRPr="004E6A41" w:rsidRDefault="006A3172">
      <w:pPr>
        <w:pStyle w:val="ListParagraph"/>
        <w:numPr>
          <w:ilvl w:val="0"/>
          <w:numId w:val="1"/>
        </w:numPr>
        <w:spacing w:line="240" w:lineRule="auto"/>
        <w:jc w:val="both"/>
        <w:rPr>
          <w:ins w:id="524" w:author="Yash Ganthe" w:date="2016-09-14T00:51:00Z"/>
          <w:sz w:val="24"/>
          <w:rPrChange w:id="525" w:author="Anjali" w:date="2016-09-14T22:51:00Z">
            <w:rPr>
              <w:ins w:id="526" w:author="Yash Ganthe" w:date="2016-09-14T00:51:00Z"/>
            </w:rPr>
          </w:rPrChange>
        </w:rPr>
        <w:pPrChange w:id="527" w:author="Anjali" w:date="2016-09-14T22:44:00Z">
          <w:pPr>
            <w:pStyle w:val="ListParagraph"/>
            <w:numPr>
              <w:numId w:val="1"/>
            </w:numPr>
            <w:spacing w:line="240" w:lineRule="auto"/>
            <w:ind w:hanging="360"/>
          </w:pPr>
        </w:pPrChange>
      </w:pPr>
      <w:ins w:id="528" w:author="Yash Ganthe" w:date="2016-09-14T00:51:00Z">
        <w:r w:rsidRPr="004E6A41">
          <w:rPr>
            <w:sz w:val="24"/>
            <w:rPrChange w:id="529" w:author="Anjali" w:date="2016-09-14T22:51:00Z">
              <w:rPr/>
            </w:rPrChange>
          </w:rPr>
          <w:t xml:space="preserve">It can generate the GTFS file that </w:t>
        </w:r>
        <w:del w:id="530" w:author="Anjali" w:date="2016-09-14T22:53:00Z">
          <w:r w:rsidRPr="004E6A41" w:rsidDel="004E6A41">
            <w:rPr>
              <w:sz w:val="24"/>
              <w:rPrChange w:id="531" w:author="Anjali" w:date="2016-09-14T22:51:00Z">
                <w:rPr/>
              </w:rPrChange>
            </w:rPr>
            <w:delText>can be uploaded</w:delText>
          </w:r>
        </w:del>
      </w:ins>
      <w:ins w:id="532" w:author="Anjali" w:date="2016-09-14T22:53:00Z">
        <w:r w:rsidR="004E6A41">
          <w:rPr>
            <w:sz w:val="24"/>
          </w:rPr>
          <w:t xml:space="preserve">is accepted by </w:t>
        </w:r>
      </w:ins>
      <w:ins w:id="533" w:author="Yash Ganthe" w:date="2016-09-14T00:51:00Z">
        <w:del w:id="534" w:author="Anjali" w:date="2016-09-14T22:53:00Z">
          <w:r w:rsidRPr="004E6A41" w:rsidDel="004E6A41">
            <w:rPr>
              <w:sz w:val="24"/>
              <w:rPrChange w:id="535" w:author="Anjali" w:date="2016-09-14T22:51:00Z">
                <w:rPr/>
              </w:rPrChange>
            </w:rPr>
            <w:delText xml:space="preserve"> to </w:delText>
          </w:r>
        </w:del>
        <w:r w:rsidRPr="004E6A41">
          <w:rPr>
            <w:sz w:val="24"/>
            <w:rPrChange w:id="536" w:author="Anjali" w:date="2016-09-14T22:51:00Z">
              <w:rPr/>
            </w:rPrChange>
          </w:rPr>
          <w:t>Google</w:t>
        </w:r>
      </w:ins>
      <w:ins w:id="537" w:author="Anjali" w:date="2016-09-14T22:53:00Z">
        <w:r w:rsidR="004E6A41">
          <w:rPr>
            <w:sz w:val="24"/>
          </w:rPr>
          <w:t xml:space="preserve"> in its prescribed format</w:t>
        </w:r>
      </w:ins>
      <w:ins w:id="538" w:author="Yash Ganthe" w:date="2016-09-14T00:51:00Z">
        <w:r w:rsidRPr="004E6A41">
          <w:rPr>
            <w:sz w:val="24"/>
            <w:rPrChange w:id="539" w:author="Anjali" w:date="2016-09-14T22:51:00Z">
              <w:rPr/>
            </w:rPrChange>
          </w:rPr>
          <w:t>.</w:t>
        </w:r>
      </w:ins>
    </w:p>
    <w:p w14:paraId="19F21642" w14:textId="77777777" w:rsidR="006A3172" w:rsidRPr="006A3172" w:rsidRDefault="006A3172">
      <w:pPr>
        <w:jc w:val="both"/>
        <w:rPr>
          <w:ins w:id="540" w:author="Yash Ganthe" w:date="2016-09-14T00:50:00Z"/>
          <w:rPrChange w:id="541" w:author="Yash Ganthe" w:date="2016-09-14T00:51:00Z">
            <w:rPr>
              <w:ins w:id="542" w:author="Yash Ganthe" w:date="2016-09-14T00:50:00Z"/>
              <w:shd w:val="clear" w:color="auto" w:fill="FFFFFF"/>
            </w:rPr>
          </w:rPrChange>
        </w:rPr>
        <w:pPrChange w:id="543" w:author="Anjali" w:date="2016-09-14T22:44:00Z">
          <w:pPr>
            <w:spacing w:after="0"/>
            <w:jc w:val="both"/>
          </w:pPr>
        </w:pPrChange>
      </w:pPr>
    </w:p>
    <w:p w14:paraId="774C91C7" w14:textId="77777777" w:rsidR="006A3172" w:rsidRPr="004E6A41" w:rsidRDefault="000E751F">
      <w:pPr>
        <w:pStyle w:val="Heading2"/>
        <w:jc w:val="both"/>
        <w:rPr>
          <w:ins w:id="544" w:author="Yash Ganthe" w:date="2016-09-14T01:01:00Z"/>
          <w:sz w:val="28"/>
          <w:rPrChange w:id="545" w:author="Anjali" w:date="2016-09-14T22:53:00Z">
            <w:rPr>
              <w:ins w:id="546" w:author="Yash Ganthe" w:date="2016-09-14T01:01:00Z"/>
            </w:rPr>
          </w:rPrChange>
        </w:rPr>
        <w:pPrChange w:id="547" w:author="Anjali" w:date="2016-09-14T22:44:00Z">
          <w:pPr>
            <w:spacing w:after="0"/>
            <w:jc w:val="both"/>
          </w:pPr>
        </w:pPrChange>
      </w:pPr>
      <w:bookmarkStart w:id="548" w:name="_Toc461687184"/>
      <w:ins w:id="549" w:author="Yash Ganthe" w:date="2016-09-14T01:01:00Z">
        <w:r w:rsidRPr="004E6A41">
          <w:rPr>
            <w:sz w:val="28"/>
            <w:rPrChange w:id="550" w:author="Anjali" w:date="2016-09-14T22:53:00Z">
              <w:rPr/>
            </w:rPrChange>
          </w:rPr>
          <w:lastRenderedPageBreak/>
          <w:t>Data entry</w:t>
        </w:r>
        <w:bookmarkEnd w:id="548"/>
      </w:ins>
    </w:p>
    <w:p w14:paraId="4F817B26" w14:textId="77777777" w:rsidR="000E751F" w:rsidRPr="000E751F" w:rsidRDefault="000E751F">
      <w:pPr>
        <w:jc w:val="both"/>
        <w:rPr>
          <w:ins w:id="551" w:author="Yash Ganthe" w:date="2016-09-14T00:50:00Z"/>
        </w:rPr>
        <w:pPrChange w:id="552" w:author="Anjali" w:date="2016-09-14T22:44:00Z">
          <w:pPr>
            <w:spacing w:after="0"/>
            <w:jc w:val="both"/>
          </w:pPr>
        </w:pPrChange>
      </w:pPr>
      <w:ins w:id="553" w:author="Yash Ganthe" w:date="2016-09-14T01:02:00Z">
        <w:r>
          <w:rPr>
            <w:noProof/>
            <w:lang w:bidi="mr-IN"/>
          </w:rPr>
          <w:drawing>
            <wp:inline distT="0" distB="0" distL="0" distR="0" wp14:anchorId="36809294" wp14:editId="7D840071">
              <wp:extent cx="4437876" cy="3333750"/>
              <wp:effectExtent l="0" t="0" r="1270" b="0"/>
              <wp:docPr id="34" name="Picture 34" descr="E:\Projects\NewYug\raloa1\docs\images\data_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NewYug\raloa1\docs\images\data_entr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40124" cy="3335439"/>
                      </a:xfrm>
                      <a:prstGeom prst="rect">
                        <a:avLst/>
                      </a:prstGeom>
                      <a:noFill/>
                      <a:ln>
                        <a:noFill/>
                      </a:ln>
                    </pic:spPr>
                  </pic:pic>
                </a:graphicData>
              </a:graphic>
            </wp:inline>
          </w:drawing>
        </w:r>
      </w:ins>
    </w:p>
    <w:p w14:paraId="355E4463" w14:textId="77777777" w:rsidR="000E751F" w:rsidRPr="004E6A41" w:rsidRDefault="000E751F">
      <w:pPr>
        <w:pStyle w:val="ListBullet"/>
        <w:numPr>
          <w:ilvl w:val="0"/>
          <w:numId w:val="5"/>
        </w:numPr>
        <w:jc w:val="both"/>
        <w:rPr>
          <w:ins w:id="554" w:author="Yash Ganthe" w:date="2016-09-14T01:08:00Z"/>
          <w:sz w:val="24"/>
          <w:rPrChange w:id="555" w:author="Anjali" w:date="2016-09-14T22:54:00Z">
            <w:rPr>
              <w:ins w:id="556" w:author="Yash Ganthe" w:date="2016-09-14T01:08:00Z"/>
            </w:rPr>
          </w:rPrChange>
        </w:rPr>
        <w:pPrChange w:id="557" w:author="Anjali" w:date="2016-09-14T22:54:00Z">
          <w:pPr/>
        </w:pPrChange>
      </w:pPr>
      <w:ins w:id="558" w:author="Yash Ganthe" w:date="2016-09-14T01:08:00Z">
        <w:r w:rsidRPr="004E6A41">
          <w:rPr>
            <w:sz w:val="24"/>
            <w:rPrChange w:id="559" w:author="Anjali" w:date="2016-09-14T22:54:00Z">
              <w:rPr/>
            </w:rPrChange>
          </w:rPr>
          <w:t>Data entry is performed with the assistance of a driver.</w:t>
        </w:r>
      </w:ins>
    </w:p>
    <w:p w14:paraId="7C724CCC" w14:textId="77777777" w:rsidR="000E751F" w:rsidRPr="00E61D61" w:rsidRDefault="000E751F">
      <w:pPr>
        <w:pStyle w:val="ListBullet"/>
        <w:numPr>
          <w:ilvl w:val="0"/>
          <w:numId w:val="5"/>
        </w:numPr>
        <w:jc w:val="both"/>
        <w:rPr>
          <w:ins w:id="560" w:author="Yash Ganthe" w:date="2016-09-14T02:40:00Z"/>
          <w:rFonts w:asciiTheme="majorHAnsi" w:eastAsiaTheme="majorEastAsia" w:hAnsiTheme="majorHAnsi" w:cstheme="majorBidi"/>
          <w:color w:val="2E74B5" w:themeColor="accent1" w:themeShade="BF"/>
          <w:sz w:val="32"/>
          <w:szCs w:val="32"/>
          <w:rPrChange w:id="561" w:author="Yash Ganthe" w:date="2016-09-14T02:40:00Z">
            <w:rPr>
              <w:ins w:id="562" w:author="Yash Ganthe" w:date="2016-09-14T02:40:00Z"/>
            </w:rPr>
          </w:rPrChange>
        </w:rPr>
        <w:pPrChange w:id="563" w:author="Anjali" w:date="2016-09-14T22:54:00Z">
          <w:pPr/>
        </w:pPrChange>
      </w:pPr>
      <w:ins w:id="564" w:author="Yash Ganthe" w:date="2016-09-14T01:09:00Z">
        <w:r w:rsidRPr="004E6A41">
          <w:rPr>
            <w:sz w:val="24"/>
            <w:rPrChange w:id="565" w:author="Anjali" w:date="2016-09-14T22:54:00Z">
              <w:rPr/>
            </w:rPrChange>
          </w:rPr>
          <w:t xml:space="preserve">The driver guides </w:t>
        </w:r>
        <w:r w:rsidR="00345C94" w:rsidRPr="004E6A41">
          <w:rPr>
            <w:sz w:val="24"/>
            <w:rPrChange w:id="566" w:author="Anjali" w:date="2016-09-14T22:54:00Z">
              <w:rPr/>
            </w:rPrChange>
          </w:rPr>
          <w:t>the operator in identifying the precise location of bus stops on a map.</w:t>
        </w:r>
      </w:ins>
      <w:ins w:id="567" w:author="Yash Ganthe" w:date="2016-09-14T01:02:00Z">
        <w:r>
          <w:br w:type="page"/>
        </w:r>
      </w:ins>
    </w:p>
    <w:p w14:paraId="47F92F36" w14:textId="77777777" w:rsidR="006A3172" w:rsidRDefault="006A3172">
      <w:pPr>
        <w:pStyle w:val="Heading1"/>
        <w:jc w:val="both"/>
        <w:rPr>
          <w:ins w:id="568" w:author="Yash Ganthe" w:date="2016-09-14T00:50:00Z"/>
        </w:rPr>
        <w:pPrChange w:id="569" w:author="Anjali" w:date="2016-09-14T22:44:00Z">
          <w:pPr>
            <w:pStyle w:val="Heading1"/>
          </w:pPr>
        </w:pPrChange>
      </w:pPr>
      <w:bookmarkStart w:id="570" w:name="_Toc461687185"/>
      <w:ins w:id="571" w:author="Yash Ganthe" w:date="2016-09-14T00:50:00Z">
        <w:r>
          <w:lastRenderedPageBreak/>
          <w:t>Passenger Experience</w:t>
        </w:r>
        <w:bookmarkEnd w:id="570"/>
      </w:ins>
    </w:p>
    <w:p w14:paraId="489E403E" w14:textId="66B155E9" w:rsidR="004E6A41" w:rsidDel="00852ECA" w:rsidRDefault="004E6A41">
      <w:pPr>
        <w:jc w:val="both"/>
        <w:rPr>
          <w:ins w:id="572" w:author="Anjali" w:date="2016-09-14T22:57:00Z"/>
          <w:del w:id="573" w:author="Yash Ganthe" w:date="2016-09-15T06:53:00Z"/>
          <w:sz w:val="24"/>
        </w:rPr>
        <w:pPrChange w:id="574" w:author="Anjali" w:date="2016-09-14T22:44:00Z">
          <w:pPr/>
        </w:pPrChange>
      </w:pPr>
    </w:p>
    <w:p w14:paraId="3D950342" w14:textId="7A136050" w:rsidR="006A3172" w:rsidRPr="004E6A41" w:rsidRDefault="006A3172">
      <w:pPr>
        <w:jc w:val="both"/>
        <w:rPr>
          <w:ins w:id="575" w:author="Yash Ganthe" w:date="2016-09-14T01:00:00Z"/>
          <w:sz w:val="24"/>
          <w:rPrChange w:id="576" w:author="Anjali" w:date="2016-09-14T22:54:00Z">
            <w:rPr>
              <w:ins w:id="577" w:author="Yash Ganthe" w:date="2016-09-14T01:00:00Z"/>
            </w:rPr>
          </w:rPrChange>
        </w:rPr>
        <w:pPrChange w:id="578" w:author="Anjali" w:date="2016-09-14T22:44:00Z">
          <w:pPr/>
        </w:pPrChange>
      </w:pPr>
      <w:ins w:id="579" w:author="Yash Ganthe" w:date="2016-09-14T00:50:00Z">
        <w:r w:rsidRPr="004E6A41">
          <w:rPr>
            <w:sz w:val="24"/>
            <w:rPrChange w:id="580" w:author="Anjali" w:date="2016-09-14T22:54:00Z">
              <w:rPr/>
            </w:rPrChange>
          </w:rPr>
          <w:t>A passenger can search for travel options between any two points on a Google Maps application. The results provide step-by-step directions including different modes such as Walking, Ferries, and Buses.</w:t>
        </w:r>
      </w:ins>
    </w:p>
    <w:p w14:paraId="09F8AFB7" w14:textId="0ACBF2E2" w:rsidR="00852ECA" w:rsidRDefault="00852ECA">
      <w:pPr>
        <w:jc w:val="center"/>
        <w:rPr>
          <w:ins w:id="581" w:author="Yash Ganthe" w:date="2016-09-15T06:52:00Z"/>
        </w:rPr>
        <w:pPrChange w:id="582" w:author="Anjali" w:date="2016-09-14T22:58:00Z">
          <w:pPr/>
        </w:pPrChange>
      </w:pPr>
      <w:ins w:id="583" w:author="Anjali" w:date="2016-09-14T22:57:00Z">
        <w:r w:rsidRPr="004E6A41">
          <w:rPr>
            <w:noProof/>
            <w:lang w:bidi="mr-IN"/>
          </w:rPr>
          <w:drawing>
            <wp:anchor distT="0" distB="0" distL="114300" distR="114300" simplePos="0" relativeHeight="251669504" behindDoc="1" locked="0" layoutInCell="1" allowOverlap="1" wp14:anchorId="3AE995C8" wp14:editId="36B20688">
              <wp:simplePos x="0" y="0"/>
              <wp:positionH relativeFrom="column">
                <wp:posOffset>425763</wp:posOffset>
              </wp:positionH>
              <wp:positionV relativeFrom="paragraph">
                <wp:posOffset>3432810</wp:posOffset>
              </wp:positionV>
              <wp:extent cx="2552700" cy="3683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JPG"/>
                      <pic:cNvPicPr/>
                    </pic:nvPicPr>
                    <pic:blipFill>
                      <a:blip r:embed="rId21">
                        <a:extLst>
                          <a:ext uri="{28A0092B-C50C-407E-A947-70E740481C1C}">
                            <a14:useLocalDpi xmlns:a14="http://schemas.microsoft.com/office/drawing/2010/main" val="0"/>
                          </a:ext>
                        </a:extLst>
                      </a:blip>
                      <a:stretch>
                        <a:fillRect/>
                      </a:stretch>
                    </pic:blipFill>
                    <pic:spPr>
                      <a:xfrm>
                        <a:off x="0" y="0"/>
                        <a:ext cx="2552700" cy="3683000"/>
                      </a:xfrm>
                      <a:prstGeom prst="rect">
                        <a:avLst/>
                      </a:prstGeom>
                    </pic:spPr>
                  </pic:pic>
                </a:graphicData>
              </a:graphic>
              <wp14:sizeRelH relativeFrom="margin">
                <wp14:pctWidth>0</wp14:pctWidth>
              </wp14:sizeRelH>
              <wp14:sizeRelV relativeFrom="margin">
                <wp14:pctHeight>0</wp14:pctHeight>
              </wp14:sizeRelV>
            </wp:anchor>
          </w:drawing>
        </w:r>
        <w:r w:rsidRPr="004E6A41">
          <w:rPr>
            <w:noProof/>
            <w:lang w:bidi="mr-IN"/>
          </w:rPr>
          <w:drawing>
            <wp:anchor distT="0" distB="0" distL="114300" distR="114300" simplePos="0" relativeHeight="251670528" behindDoc="1" locked="0" layoutInCell="1" allowOverlap="1" wp14:anchorId="30F9C693" wp14:editId="4D3191E8">
              <wp:simplePos x="0" y="0"/>
              <wp:positionH relativeFrom="margin">
                <wp:posOffset>2974018</wp:posOffset>
              </wp:positionH>
              <wp:positionV relativeFrom="paragraph">
                <wp:posOffset>3451860</wp:posOffset>
              </wp:positionV>
              <wp:extent cx="2343150" cy="3667760"/>
              <wp:effectExtent l="0" t="0" r="0" b="889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2.JPG"/>
                      <pic:cNvPicPr/>
                    </pic:nvPicPr>
                    <pic:blipFill>
                      <a:blip r:embed="rId22">
                        <a:extLst>
                          <a:ext uri="{28A0092B-C50C-407E-A947-70E740481C1C}">
                            <a14:useLocalDpi xmlns:a14="http://schemas.microsoft.com/office/drawing/2010/main" val="0"/>
                          </a:ext>
                        </a:extLst>
                      </a:blip>
                      <a:stretch>
                        <a:fillRect/>
                      </a:stretch>
                    </pic:blipFill>
                    <pic:spPr>
                      <a:xfrm>
                        <a:off x="0" y="0"/>
                        <a:ext cx="2343150" cy="3667760"/>
                      </a:xfrm>
                      <a:prstGeom prst="rect">
                        <a:avLst/>
                      </a:prstGeom>
                    </pic:spPr>
                  </pic:pic>
                </a:graphicData>
              </a:graphic>
              <wp14:sizeRelH relativeFrom="margin">
                <wp14:pctWidth>0</wp14:pctWidth>
              </wp14:sizeRelH>
              <wp14:sizeRelV relativeFrom="margin">
                <wp14:pctHeight>0</wp14:pctHeight>
              </wp14:sizeRelV>
            </wp:anchor>
          </w:drawing>
        </w:r>
      </w:ins>
      <w:ins w:id="584" w:author="Yash Ganthe" w:date="2016-09-15T06:52:00Z">
        <w:r>
          <w:rPr>
            <w:rFonts w:asciiTheme="majorHAnsi" w:hAnsiTheme="majorHAnsi"/>
            <w:noProof/>
            <w:sz w:val="32"/>
            <w:szCs w:val="32"/>
            <w:lang w:bidi="mr-IN"/>
          </w:rPr>
          <w:drawing>
            <wp:inline distT="0" distB="0" distL="0" distR="0" wp14:anchorId="3E7C692E" wp14:editId="45DBCCFF">
              <wp:extent cx="4752975" cy="3400191"/>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23">
                        <a:extLst>
                          <a:ext uri="{28A0092B-C50C-407E-A947-70E740481C1C}">
                            <a14:useLocalDpi xmlns:a14="http://schemas.microsoft.com/office/drawing/2010/main" val="0"/>
                          </a:ext>
                        </a:extLst>
                      </a:blip>
                      <a:stretch>
                        <a:fillRect/>
                      </a:stretch>
                    </pic:blipFill>
                    <pic:spPr>
                      <a:xfrm>
                        <a:off x="0" y="0"/>
                        <a:ext cx="4752975" cy="3400191"/>
                      </a:xfrm>
                      <a:prstGeom prst="rect">
                        <a:avLst/>
                      </a:prstGeom>
                      <a:ln>
                        <a:noFill/>
                      </a:ln>
                      <a:effectLst/>
                    </pic:spPr>
                  </pic:pic>
                </a:graphicData>
              </a:graphic>
            </wp:inline>
          </w:drawing>
        </w:r>
      </w:ins>
    </w:p>
    <w:p w14:paraId="2479B50E" w14:textId="6EDEEDDF" w:rsidR="00852ECA" w:rsidRDefault="00852ECA">
      <w:pPr>
        <w:jc w:val="center"/>
        <w:rPr>
          <w:ins w:id="585" w:author="Yash Ganthe" w:date="2016-09-15T06:52:00Z"/>
        </w:rPr>
        <w:pPrChange w:id="586" w:author="Anjali" w:date="2016-09-14T22:58:00Z">
          <w:pPr/>
        </w:pPrChange>
      </w:pPr>
    </w:p>
    <w:p w14:paraId="18AAD03F" w14:textId="7D11B44C" w:rsidR="000E751F" w:rsidRDefault="004E6A41" w:rsidP="00852ECA">
      <w:pPr>
        <w:rPr>
          <w:ins w:id="587" w:author="Yash Ganthe" w:date="2016-09-14T00:59:00Z"/>
        </w:rPr>
        <w:pPrChange w:id="588" w:author="Yash Ganthe" w:date="2016-09-15T06:52:00Z">
          <w:pPr/>
        </w:pPrChange>
      </w:pPr>
      <w:ins w:id="589" w:author="Anjali" w:date="2016-09-14T22:57:00Z">
        <w:del w:id="590" w:author="Yash Ganthe" w:date="2016-09-15T06:52:00Z">
          <w:r w:rsidDel="00852ECA">
            <w:rPr>
              <w:rFonts w:asciiTheme="majorHAnsi" w:hAnsiTheme="majorHAnsi"/>
              <w:noProof/>
              <w:sz w:val="32"/>
              <w:szCs w:val="32"/>
              <w:lang w:bidi="mr-IN"/>
            </w:rPr>
            <w:drawing>
              <wp:anchor distT="0" distB="0" distL="114300" distR="114300" simplePos="0" relativeHeight="251673600" behindDoc="0" locked="0" layoutInCell="1" allowOverlap="1" wp14:anchorId="02A31103" wp14:editId="7F550E47">
                <wp:simplePos x="0" y="0"/>
                <wp:positionH relativeFrom="column">
                  <wp:posOffset>3889612</wp:posOffset>
                </wp:positionH>
                <wp:positionV relativeFrom="paragraph">
                  <wp:align>top</wp:align>
                </wp:positionV>
                <wp:extent cx="4752975" cy="3400191"/>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23">
                          <a:extLst>
                            <a:ext uri="{28A0092B-C50C-407E-A947-70E740481C1C}">
                              <a14:useLocalDpi xmlns:a14="http://schemas.microsoft.com/office/drawing/2010/main" val="0"/>
                            </a:ext>
                          </a:extLst>
                        </a:blip>
                        <a:stretch>
                          <a:fillRect/>
                        </a:stretch>
                      </pic:blipFill>
                      <pic:spPr>
                        <a:xfrm>
                          <a:off x="0" y="0"/>
                          <a:ext cx="4752975" cy="3400191"/>
                        </a:xfrm>
                        <a:prstGeom prst="rect">
                          <a:avLst/>
                        </a:prstGeom>
                        <a:ln>
                          <a:noFill/>
                        </a:ln>
                        <a:effectLst/>
                      </pic:spPr>
                    </pic:pic>
                  </a:graphicData>
                </a:graphic>
              </wp:anchor>
            </w:drawing>
          </w:r>
        </w:del>
      </w:ins>
      <w:ins w:id="591" w:author="Yash Ganthe" w:date="2016-09-15T06:52:00Z">
        <w:r w:rsidR="00852ECA">
          <w:br w:type="textWrapping" w:clear="all"/>
        </w:r>
      </w:ins>
    </w:p>
    <w:p w14:paraId="6C03CF7C" w14:textId="00EA8F6C" w:rsidR="000E751F" w:rsidRPr="00BD246D" w:rsidRDefault="000E751F">
      <w:pPr>
        <w:jc w:val="both"/>
        <w:rPr>
          <w:ins w:id="592" w:author="Yash Ganthe" w:date="2016-09-14T00:50:00Z"/>
        </w:rPr>
        <w:pPrChange w:id="593" w:author="Anjali" w:date="2016-09-14T22:44:00Z">
          <w:pPr/>
        </w:pPrChange>
      </w:pPr>
    </w:p>
    <w:p w14:paraId="693BB6A4" w14:textId="13789729" w:rsidR="006A3172" w:rsidRDefault="006A3172">
      <w:pPr>
        <w:jc w:val="both"/>
        <w:rPr>
          <w:ins w:id="594" w:author="Anjali" w:date="2016-09-14T22:55:00Z"/>
        </w:rPr>
        <w:pPrChange w:id="595" w:author="Anjali" w:date="2016-09-14T22:44:00Z">
          <w:pPr/>
        </w:pPrChange>
      </w:pPr>
      <w:commentRangeStart w:id="596"/>
      <w:ins w:id="597" w:author="Yash Ganthe" w:date="2016-09-14T00:50:00Z">
        <w:del w:id="598" w:author="Anjali" w:date="2016-09-14T22:55:00Z">
          <w:r w:rsidDel="004E6A41">
            <w:rPr>
              <w:noProof/>
              <w:lang w:bidi="mr-IN"/>
            </w:rPr>
            <w:drawing>
              <wp:inline distT="0" distB="0" distL="0" distR="0" wp14:anchorId="4C11F698" wp14:editId="51289DAF">
                <wp:extent cx="1699705" cy="275434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946" cy="2800106"/>
                        </a:xfrm>
                        <a:prstGeom prst="rect">
                          <a:avLst/>
                        </a:prstGeom>
                        <a:noFill/>
                        <a:ln>
                          <a:noFill/>
                        </a:ln>
                      </pic:spPr>
                    </pic:pic>
                  </a:graphicData>
                </a:graphic>
              </wp:inline>
            </w:drawing>
          </w:r>
        </w:del>
      </w:ins>
      <w:commentRangeEnd w:id="596"/>
      <w:ins w:id="599" w:author="Yash Ganthe" w:date="2016-09-14T01:00:00Z">
        <w:r w:rsidR="000E751F">
          <w:rPr>
            <w:rStyle w:val="CommentReference"/>
          </w:rPr>
          <w:commentReference w:id="596"/>
        </w:r>
      </w:ins>
      <w:ins w:id="600" w:author="Yash Ganthe" w:date="2016-09-14T00:50:00Z">
        <w:del w:id="601" w:author="Anjali" w:date="2016-09-14T22:55:00Z">
          <w:r w:rsidDel="004E6A41">
            <w:rPr>
              <w:noProof/>
              <w:lang w:bidi="mr-IN"/>
            </w:rPr>
            <w:drawing>
              <wp:inline distT="0" distB="0" distL="0" distR="0" wp14:anchorId="4B02CD10" wp14:editId="1B2C745B">
                <wp:extent cx="1719333" cy="275507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065" cy="2823549"/>
                        </a:xfrm>
                        <a:prstGeom prst="rect">
                          <a:avLst/>
                        </a:prstGeom>
                        <a:noFill/>
                        <a:ln>
                          <a:noFill/>
                        </a:ln>
                      </pic:spPr>
                    </pic:pic>
                  </a:graphicData>
                </a:graphic>
              </wp:inline>
            </w:drawing>
          </w:r>
          <w:r w:rsidDel="004E6A41">
            <w:rPr>
              <w:noProof/>
              <w:lang w:bidi="mr-IN"/>
            </w:rPr>
            <w:drawing>
              <wp:inline distT="0" distB="0" distL="0" distR="0" wp14:anchorId="1FBA8C22" wp14:editId="144BBA0B">
                <wp:extent cx="1743566" cy="276673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73927" cy="2814913"/>
                        </a:xfrm>
                        <a:prstGeom prst="rect">
                          <a:avLst/>
                        </a:prstGeom>
                        <a:noFill/>
                        <a:ln>
                          <a:noFill/>
                        </a:ln>
                      </pic:spPr>
                    </pic:pic>
                  </a:graphicData>
                </a:graphic>
              </wp:inline>
            </w:drawing>
          </w:r>
        </w:del>
      </w:ins>
    </w:p>
    <w:p w14:paraId="382CE9AD" w14:textId="3A840804" w:rsidR="004E6A41" w:rsidRDefault="004E6A41">
      <w:pPr>
        <w:jc w:val="both"/>
        <w:rPr>
          <w:ins w:id="602" w:author="Anjali" w:date="2016-09-14T22:55:00Z"/>
        </w:rPr>
        <w:pPrChange w:id="603" w:author="Anjali" w:date="2016-09-14T22:44:00Z">
          <w:pPr/>
        </w:pPrChange>
      </w:pPr>
    </w:p>
    <w:p w14:paraId="7897D818" w14:textId="77777777" w:rsidR="004E6A41" w:rsidRDefault="004E6A41">
      <w:pPr>
        <w:jc w:val="both"/>
        <w:rPr>
          <w:ins w:id="604" w:author="Anjali" w:date="2016-09-14T22:55:00Z"/>
        </w:rPr>
        <w:pPrChange w:id="605" w:author="Anjali" w:date="2016-09-14T22:44:00Z">
          <w:pPr/>
        </w:pPrChange>
      </w:pPr>
    </w:p>
    <w:p w14:paraId="744A0AA0" w14:textId="7CFED1F6" w:rsidR="004E6A41" w:rsidRDefault="004E6A41">
      <w:pPr>
        <w:jc w:val="both"/>
        <w:rPr>
          <w:ins w:id="606" w:author="Anjali" w:date="2016-09-14T22:55:00Z"/>
        </w:rPr>
        <w:pPrChange w:id="607" w:author="Anjali" w:date="2016-09-14T22:44:00Z">
          <w:pPr/>
        </w:pPrChange>
      </w:pPr>
    </w:p>
    <w:p w14:paraId="57868A58" w14:textId="3F979B76" w:rsidR="004E6A41" w:rsidRDefault="004E6A41">
      <w:pPr>
        <w:jc w:val="both"/>
        <w:rPr>
          <w:ins w:id="608" w:author="Anjali" w:date="2016-09-14T22:55:00Z"/>
        </w:rPr>
        <w:pPrChange w:id="609" w:author="Anjali" w:date="2016-09-14T22:44:00Z">
          <w:pPr/>
        </w:pPrChange>
      </w:pPr>
    </w:p>
    <w:p w14:paraId="5F76334D" w14:textId="77777777" w:rsidR="004E6A41" w:rsidRPr="003F2C1E" w:rsidRDefault="004E6A41">
      <w:pPr>
        <w:jc w:val="both"/>
        <w:rPr>
          <w:ins w:id="610" w:author="Yash Ganthe" w:date="2016-09-14T00:50:00Z"/>
        </w:rPr>
        <w:pPrChange w:id="611" w:author="Anjali" w:date="2016-09-14T22:44:00Z">
          <w:pPr/>
        </w:pPrChange>
      </w:pPr>
    </w:p>
    <w:p w14:paraId="32DA8F51" w14:textId="285B698E" w:rsidR="00FA0B56" w:rsidRDefault="00FA0B56">
      <w:pPr>
        <w:rPr>
          <w:ins w:id="612" w:author="Yash Ganthe" w:date="2016-09-15T06:35:00Z"/>
          <w:rFonts w:asciiTheme="majorHAnsi" w:eastAsiaTheme="majorEastAsia" w:hAnsiTheme="majorHAnsi" w:cstheme="majorBidi"/>
          <w:b/>
          <w:color w:val="2E74B5" w:themeColor="accent1" w:themeShade="BF"/>
          <w:sz w:val="36"/>
          <w:szCs w:val="32"/>
        </w:rPr>
      </w:pPr>
      <w:ins w:id="613" w:author="Yash Ganthe" w:date="2016-09-15T06:35:00Z">
        <w:r>
          <w:rPr>
            <w:b/>
            <w:sz w:val="36"/>
          </w:rPr>
          <w:br w:type="page"/>
        </w:r>
      </w:ins>
    </w:p>
    <w:p w14:paraId="0B7F1E22" w14:textId="77777777" w:rsidR="006A3172" w:rsidRPr="00C63AAF" w:rsidDel="004E6A41" w:rsidRDefault="006A3172">
      <w:pPr>
        <w:jc w:val="both"/>
        <w:rPr>
          <w:del w:id="614" w:author="Anjali" w:date="2016-09-14T22:56:00Z"/>
          <w:b/>
          <w:sz w:val="36"/>
          <w:rPrChange w:id="615" w:author="Anjali" w:date="2016-09-14T23:03:00Z">
            <w:rPr>
              <w:del w:id="616" w:author="Anjali" w:date="2016-09-14T22:56:00Z"/>
              <w:shd w:val="clear" w:color="auto" w:fill="FFFFFF"/>
            </w:rPr>
          </w:rPrChange>
        </w:rPr>
        <w:pPrChange w:id="617" w:author="Anjali" w:date="2016-09-14T22:44:00Z">
          <w:pPr>
            <w:spacing w:after="0"/>
            <w:jc w:val="both"/>
          </w:pPr>
        </w:pPrChange>
      </w:pPr>
    </w:p>
    <w:p w14:paraId="05B8D2D2" w14:textId="77777777" w:rsidR="006A3172" w:rsidRDefault="006A3172" w:rsidP="00852ECA">
      <w:pPr>
        <w:pStyle w:val="Heading1"/>
        <w:rPr>
          <w:ins w:id="618" w:author="Yash Ganthe" w:date="2016-09-15T07:02:00Z"/>
          <w:shd w:val="clear" w:color="auto" w:fill="FFFFFF"/>
        </w:rPr>
        <w:pPrChange w:id="619" w:author="Yash Ganthe" w:date="2016-09-15T06:54:00Z">
          <w:pPr>
            <w:spacing w:after="0"/>
            <w:jc w:val="both"/>
          </w:pPr>
        </w:pPrChange>
      </w:pPr>
      <w:bookmarkStart w:id="620" w:name="_Toc461687186"/>
      <w:ins w:id="621" w:author="Yash Ganthe" w:date="2016-09-14T00:58:00Z">
        <w:r w:rsidRPr="00C63AAF">
          <w:rPr>
            <w:shd w:val="clear" w:color="auto" w:fill="FFFFFF"/>
            <w:rPrChange w:id="622" w:author="Anjali" w:date="2016-09-14T23:03:00Z">
              <w:rPr>
                <w:shd w:val="clear" w:color="auto" w:fill="FFFFFF"/>
              </w:rPr>
            </w:rPrChange>
          </w:rPr>
          <w:t>Financials</w:t>
        </w:r>
      </w:ins>
      <w:bookmarkEnd w:id="620"/>
    </w:p>
    <w:p w14:paraId="34026E06" w14:textId="485731FC" w:rsidR="00AB151E" w:rsidRDefault="00AB151E" w:rsidP="00AB151E">
      <w:pPr>
        <w:pStyle w:val="ListParagraph"/>
        <w:numPr>
          <w:ilvl w:val="0"/>
          <w:numId w:val="7"/>
        </w:numPr>
        <w:spacing w:after="320" w:line="300" w:lineRule="auto"/>
        <w:rPr>
          <w:ins w:id="623" w:author="Yash Ganthe" w:date="2016-09-15T07:03:00Z"/>
        </w:rPr>
      </w:pPr>
      <w:ins w:id="624" w:author="Yash Ganthe" w:date="2016-09-15T07:03:00Z">
        <w:r>
          <w:t>The subscription to the TARA service is based on an annual fee which depends on the approximate number of routes.</w:t>
        </w:r>
      </w:ins>
    </w:p>
    <w:p w14:paraId="5C43B4E5" w14:textId="77777777" w:rsidR="00AB151E" w:rsidRDefault="00AB151E" w:rsidP="00AB151E">
      <w:pPr>
        <w:pStyle w:val="ListParagraph"/>
        <w:numPr>
          <w:ilvl w:val="0"/>
          <w:numId w:val="7"/>
        </w:numPr>
        <w:spacing w:after="320" w:line="300" w:lineRule="auto"/>
        <w:rPr>
          <w:ins w:id="625" w:author="Yash Ganthe" w:date="2016-09-15T07:04:00Z"/>
        </w:rPr>
      </w:pPr>
      <w:ins w:id="626" w:author="Yash Ganthe" w:date="2016-09-15T07:03:00Z">
        <w:r>
          <w:t xml:space="preserve">An agency operating 250 routes will be charged a maximum fee of </w:t>
        </w:r>
        <w:r w:rsidRPr="00197045">
          <w:rPr>
            <w:b/>
          </w:rPr>
          <w:t>Rs. 5 Lakhs for the first year</w:t>
        </w:r>
        <w:r>
          <w:t>.</w:t>
        </w:r>
      </w:ins>
    </w:p>
    <w:p w14:paraId="2C7F916E" w14:textId="77777777" w:rsidR="00AB151E" w:rsidRDefault="00AB151E" w:rsidP="00AB151E">
      <w:pPr>
        <w:pStyle w:val="ListParagraph"/>
        <w:numPr>
          <w:ilvl w:val="0"/>
          <w:numId w:val="7"/>
        </w:numPr>
        <w:spacing w:after="320" w:line="300" w:lineRule="auto"/>
        <w:rPr>
          <w:ins w:id="627" w:author="Yash Ganthe" w:date="2016-09-15T07:03:00Z"/>
        </w:rPr>
      </w:pPr>
      <w:ins w:id="628" w:author="Yash Ganthe" w:date="2016-09-15T07:03:00Z">
        <w:r>
          <w:t>The subscription includes the following:</w:t>
        </w:r>
      </w:ins>
    </w:p>
    <w:p w14:paraId="34FAF371" w14:textId="77777777" w:rsidR="00AB151E" w:rsidRDefault="00AB151E" w:rsidP="00AB151E">
      <w:pPr>
        <w:pStyle w:val="ListParagraph"/>
        <w:numPr>
          <w:ilvl w:val="1"/>
          <w:numId w:val="7"/>
        </w:numPr>
        <w:spacing w:after="320" w:line="300" w:lineRule="auto"/>
        <w:rPr>
          <w:ins w:id="629" w:author="Yash Ganthe" w:date="2016-09-15T07:03:00Z"/>
        </w:rPr>
        <w:pPrChange w:id="630" w:author="Yash Ganthe" w:date="2016-09-15T07:05:00Z">
          <w:pPr>
            <w:pStyle w:val="ListParagraph"/>
            <w:numPr>
              <w:numId w:val="6"/>
            </w:numPr>
            <w:spacing w:after="320" w:line="300" w:lineRule="auto"/>
            <w:ind w:hanging="360"/>
          </w:pPr>
        </w:pPrChange>
      </w:pPr>
      <w:ins w:id="631" w:author="Yash Ganthe" w:date="2016-09-15T07:03:00Z">
        <w:r>
          <w:t>Managing communication with Google for on-boarding the data</w:t>
        </w:r>
      </w:ins>
    </w:p>
    <w:p w14:paraId="1A59FEA9" w14:textId="45BD0B1D" w:rsidR="00AB151E" w:rsidRDefault="00AB151E" w:rsidP="00AB151E">
      <w:pPr>
        <w:pStyle w:val="ListParagraph"/>
        <w:numPr>
          <w:ilvl w:val="1"/>
          <w:numId w:val="7"/>
        </w:numPr>
        <w:spacing w:after="320" w:line="300" w:lineRule="auto"/>
        <w:rPr>
          <w:ins w:id="632" w:author="Yash Ganthe" w:date="2016-09-15T07:03:00Z"/>
        </w:rPr>
        <w:pPrChange w:id="633" w:author="Yash Ganthe" w:date="2016-09-15T07:05:00Z">
          <w:pPr>
            <w:pStyle w:val="ListParagraph"/>
            <w:numPr>
              <w:numId w:val="6"/>
            </w:numPr>
            <w:spacing w:after="320" w:line="300" w:lineRule="auto"/>
            <w:ind w:hanging="360"/>
          </w:pPr>
        </w:pPrChange>
      </w:pPr>
      <w:ins w:id="634" w:author="Yash Ganthe" w:date="2016-09-15T07:03:00Z">
        <w:r>
          <w:t>Training the staff of the agency</w:t>
        </w:r>
      </w:ins>
    </w:p>
    <w:p w14:paraId="098B4D40" w14:textId="77777777" w:rsidR="00AB151E" w:rsidRDefault="00AB151E" w:rsidP="00AB151E">
      <w:pPr>
        <w:pStyle w:val="ListParagraph"/>
        <w:numPr>
          <w:ilvl w:val="1"/>
          <w:numId w:val="7"/>
        </w:numPr>
        <w:spacing w:after="320" w:line="300" w:lineRule="auto"/>
        <w:rPr>
          <w:ins w:id="635" w:author="Yash Ganthe" w:date="2016-09-15T07:03:00Z"/>
        </w:rPr>
        <w:pPrChange w:id="636" w:author="Yash Ganthe" w:date="2016-09-15T07:05:00Z">
          <w:pPr>
            <w:pStyle w:val="ListParagraph"/>
            <w:numPr>
              <w:numId w:val="6"/>
            </w:numPr>
            <w:spacing w:after="320" w:line="300" w:lineRule="auto"/>
            <w:ind w:hanging="360"/>
          </w:pPr>
        </w:pPrChange>
      </w:pPr>
      <w:ins w:id="637" w:author="Yash Ganthe" w:date="2016-09-15T07:03:00Z">
        <w:r>
          <w:t>Automated data entry from existing digital sources held by the agency</w:t>
        </w:r>
      </w:ins>
    </w:p>
    <w:p w14:paraId="401F380A" w14:textId="77777777" w:rsidR="00AB151E" w:rsidRDefault="00AB151E" w:rsidP="00AB151E">
      <w:pPr>
        <w:pStyle w:val="ListParagraph"/>
        <w:numPr>
          <w:ilvl w:val="1"/>
          <w:numId w:val="7"/>
        </w:numPr>
        <w:spacing w:after="320" w:line="300" w:lineRule="auto"/>
        <w:rPr>
          <w:ins w:id="638" w:author="Yash Ganthe" w:date="2016-09-15T07:03:00Z"/>
        </w:rPr>
        <w:pPrChange w:id="639" w:author="Yash Ganthe" w:date="2016-09-15T07:05:00Z">
          <w:pPr>
            <w:pStyle w:val="ListParagraph"/>
            <w:numPr>
              <w:numId w:val="6"/>
            </w:numPr>
            <w:spacing w:after="320" w:line="300" w:lineRule="auto"/>
            <w:ind w:hanging="360"/>
          </w:pPr>
        </w:pPrChange>
      </w:pPr>
      <w:ins w:id="640" w:author="Yash Ganthe" w:date="2016-09-15T07:03:00Z">
        <w:r>
          <w:t>Dedicated Relationship Manager to resolve queries of the agency</w:t>
        </w:r>
      </w:ins>
    </w:p>
    <w:p w14:paraId="0B7FFE9B" w14:textId="77777777" w:rsidR="00AB151E" w:rsidRDefault="00AB151E" w:rsidP="00AB151E">
      <w:pPr>
        <w:pStyle w:val="ListParagraph"/>
        <w:numPr>
          <w:ilvl w:val="0"/>
          <w:numId w:val="7"/>
        </w:numPr>
        <w:spacing w:after="320" w:line="300" w:lineRule="auto"/>
        <w:rPr>
          <w:ins w:id="641" w:author="Yash Ganthe" w:date="2016-09-15T07:03:00Z"/>
        </w:rPr>
      </w:pPr>
      <w:ins w:id="642" w:author="Yash Ganthe" w:date="2016-09-15T07:03:00Z">
        <w:r>
          <w:t>The annual fee for subsequent years would be half the fee of the first year provided there is no significant increase in the number of routes.</w:t>
        </w:r>
      </w:ins>
    </w:p>
    <w:p w14:paraId="1E7C8534" w14:textId="77777777" w:rsidR="000578FA" w:rsidRDefault="006A3172">
      <w:pPr>
        <w:pStyle w:val="Heading1"/>
        <w:jc w:val="both"/>
        <w:rPr>
          <w:ins w:id="643" w:author="Yash Ganthe" w:date="2016-09-14T01:09:00Z"/>
          <w:shd w:val="clear" w:color="auto" w:fill="FFFFFF"/>
        </w:rPr>
        <w:pPrChange w:id="644" w:author="Anjali" w:date="2016-09-14T22:44:00Z">
          <w:pPr>
            <w:spacing w:after="0"/>
            <w:jc w:val="both"/>
          </w:pPr>
        </w:pPrChange>
      </w:pPr>
      <w:bookmarkStart w:id="645" w:name="_Toc461687187"/>
      <w:ins w:id="646" w:author="Yash Ganthe" w:date="2016-09-14T00:53:00Z">
        <w:r>
          <w:rPr>
            <w:shd w:val="clear" w:color="auto" w:fill="FFFFFF"/>
          </w:rPr>
          <w:t>Engagement with GTDC</w:t>
        </w:r>
      </w:ins>
      <w:bookmarkEnd w:id="645"/>
    </w:p>
    <w:p w14:paraId="2A0ED73C" w14:textId="4BA78AF5" w:rsidR="00345C94" w:rsidRPr="00C63AAF" w:rsidRDefault="00345C94">
      <w:pPr>
        <w:jc w:val="both"/>
        <w:rPr>
          <w:ins w:id="647" w:author="Yash Ganthe" w:date="2016-09-14T01:10:00Z"/>
          <w:sz w:val="24"/>
          <w:rPrChange w:id="648" w:author="Anjali" w:date="2016-09-14T23:03:00Z">
            <w:rPr>
              <w:ins w:id="649" w:author="Yash Ganthe" w:date="2016-09-14T01:10:00Z"/>
            </w:rPr>
          </w:rPrChange>
        </w:rPr>
        <w:pPrChange w:id="650" w:author="Anjali" w:date="2016-09-14T22:44:00Z">
          <w:pPr>
            <w:spacing w:after="0"/>
            <w:jc w:val="both"/>
          </w:pPr>
        </w:pPrChange>
      </w:pPr>
      <w:ins w:id="651" w:author="Yash Ganthe" w:date="2016-09-14T01:10:00Z">
        <w:r w:rsidRPr="00C63AAF">
          <w:rPr>
            <w:sz w:val="24"/>
            <w:rPrChange w:id="652" w:author="Anjali" w:date="2016-09-14T23:03:00Z">
              <w:rPr/>
            </w:rPrChange>
          </w:rPr>
          <w:t xml:space="preserve">Data entry by Kadamba </w:t>
        </w:r>
      </w:ins>
      <w:ins w:id="653" w:author="Anjali" w:date="2016-09-14T23:03:00Z">
        <w:r w:rsidR="00C63AAF">
          <w:rPr>
            <w:sz w:val="24"/>
          </w:rPr>
          <w:t xml:space="preserve">Transport Corporation </w:t>
        </w:r>
      </w:ins>
      <w:ins w:id="654" w:author="Yash Ganthe" w:date="2016-09-14T01:10:00Z">
        <w:r w:rsidRPr="00C63AAF">
          <w:rPr>
            <w:sz w:val="24"/>
            <w:rPrChange w:id="655" w:author="Anjali" w:date="2016-09-14T23:03:00Z">
              <w:rPr/>
            </w:rPrChange>
          </w:rPr>
          <w:t xml:space="preserve">is in progress. The routes and stops used by Kadamba are </w:t>
        </w:r>
      </w:ins>
      <w:ins w:id="656" w:author="Anjali" w:date="2016-09-14T23:04:00Z">
        <w:r w:rsidR="00C63AAF">
          <w:rPr>
            <w:sz w:val="24"/>
          </w:rPr>
          <w:t xml:space="preserve">similar to </w:t>
        </w:r>
      </w:ins>
      <w:ins w:id="657" w:author="Yash Ganthe" w:date="2016-09-14T01:10:00Z">
        <w:del w:id="658" w:author="Anjali" w:date="2016-09-14T23:04:00Z">
          <w:r w:rsidRPr="00C63AAF" w:rsidDel="00C63AAF">
            <w:rPr>
              <w:sz w:val="24"/>
              <w:rPrChange w:id="659" w:author="Anjali" w:date="2016-09-14T23:03:00Z">
                <w:rPr/>
              </w:rPrChange>
            </w:rPr>
            <w:delText xml:space="preserve">the same as </w:delText>
          </w:r>
        </w:del>
        <w:r w:rsidRPr="00C63AAF">
          <w:rPr>
            <w:sz w:val="24"/>
            <w:rPrChange w:id="660" w:author="Anjali" w:date="2016-09-14T23:03:00Z">
              <w:rPr/>
            </w:rPrChange>
          </w:rPr>
          <w:t xml:space="preserve">that used by private operators. </w:t>
        </w:r>
      </w:ins>
      <w:ins w:id="661" w:author="Anjali" w:date="2016-09-14T23:04:00Z">
        <w:r w:rsidR="00C63AAF">
          <w:rPr>
            <w:sz w:val="24"/>
          </w:rPr>
          <w:t xml:space="preserve">But there are some routes which are not serviced by KTCL and are serviced by private operators too. </w:t>
        </w:r>
      </w:ins>
      <w:ins w:id="662" w:author="Yash Ganthe" w:date="2016-09-14T01:10:00Z">
        <w:del w:id="663" w:author="Anjali" w:date="2016-09-14T23:05:00Z">
          <w:r w:rsidRPr="00C63AAF" w:rsidDel="00C63AAF">
            <w:rPr>
              <w:sz w:val="24"/>
              <w:rPrChange w:id="664" w:author="Anjali" w:date="2016-09-14T23:03:00Z">
                <w:rPr/>
              </w:rPrChange>
            </w:rPr>
            <w:delText xml:space="preserve">Hence it </w:delText>
          </w:r>
        </w:del>
      </w:ins>
      <w:ins w:id="665" w:author="Anjali" w:date="2016-09-14T23:05:00Z">
        <w:r w:rsidR="00C63AAF">
          <w:rPr>
            <w:sz w:val="24"/>
          </w:rPr>
          <w:t xml:space="preserve">It will </w:t>
        </w:r>
      </w:ins>
      <w:ins w:id="666" w:author="Yash Ganthe" w:date="2016-09-14T01:10:00Z">
        <w:del w:id="667" w:author="Anjali" w:date="2016-09-14T23:05:00Z">
          <w:r w:rsidRPr="00C63AAF" w:rsidDel="00C63AAF">
            <w:rPr>
              <w:sz w:val="24"/>
              <w:rPrChange w:id="668" w:author="Anjali" w:date="2016-09-14T23:03:00Z">
                <w:rPr/>
              </w:rPrChange>
            </w:rPr>
            <w:delText xml:space="preserve">should </w:delText>
          </w:r>
        </w:del>
        <w:r w:rsidRPr="00C63AAF">
          <w:rPr>
            <w:sz w:val="24"/>
            <w:rPrChange w:id="669" w:author="Anjali" w:date="2016-09-14T23:03:00Z">
              <w:rPr/>
            </w:rPrChange>
          </w:rPr>
          <w:t xml:space="preserve">be possible for us to reuse the data that </w:t>
        </w:r>
      </w:ins>
      <w:ins w:id="670" w:author="Anjali" w:date="2016-09-14T23:05:00Z">
        <w:r w:rsidR="00C63AAF">
          <w:rPr>
            <w:sz w:val="24"/>
          </w:rPr>
          <w:t>is currently available with us with a lot of new addition.</w:t>
        </w:r>
      </w:ins>
      <w:ins w:id="671" w:author="Yash Ganthe" w:date="2016-09-14T01:10:00Z">
        <w:del w:id="672" w:author="Anjali" w:date="2016-09-14T23:05:00Z">
          <w:r w:rsidRPr="00C63AAF" w:rsidDel="00C63AAF">
            <w:rPr>
              <w:sz w:val="24"/>
              <w:rPrChange w:id="673" w:author="Anjali" w:date="2016-09-14T23:03:00Z">
                <w:rPr/>
              </w:rPrChange>
            </w:rPr>
            <w:delText>have been entered so far.</w:delText>
          </w:r>
        </w:del>
      </w:ins>
    </w:p>
    <w:p w14:paraId="1663ED3E" w14:textId="77777777" w:rsidR="00345C94" w:rsidRPr="00C63AAF" w:rsidRDefault="00345C94">
      <w:pPr>
        <w:jc w:val="both"/>
        <w:rPr>
          <w:ins w:id="674" w:author="Yash Ganthe" w:date="2016-09-14T01:12:00Z"/>
          <w:sz w:val="24"/>
          <w:rPrChange w:id="675" w:author="Anjali" w:date="2016-09-14T23:03:00Z">
            <w:rPr>
              <w:ins w:id="676" w:author="Yash Ganthe" w:date="2016-09-14T01:12:00Z"/>
            </w:rPr>
          </w:rPrChange>
        </w:rPr>
        <w:pPrChange w:id="677" w:author="Anjali" w:date="2016-09-14T22:44:00Z">
          <w:pPr>
            <w:spacing w:after="0"/>
            <w:jc w:val="both"/>
          </w:pPr>
        </w:pPrChange>
      </w:pPr>
      <w:ins w:id="678" w:author="Yash Ganthe" w:date="2016-09-14T01:12:00Z">
        <w:r w:rsidRPr="00C63AAF">
          <w:rPr>
            <w:sz w:val="24"/>
            <w:rPrChange w:id="679" w:author="Anjali" w:date="2016-09-14T23:03:00Z">
              <w:rPr/>
            </w:rPrChange>
          </w:rPr>
          <w:t>In Phase 1, GTDC will upload only the timetables of routes that are shared by Kadamba and Private operators.</w:t>
        </w:r>
      </w:ins>
    </w:p>
    <w:p w14:paraId="12913234" w14:textId="77777777" w:rsidR="00345C94" w:rsidRPr="00C63AAF" w:rsidRDefault="00345C94">
      <w:pPr>
        <w:jc w:val="both"/>
        <w:rPr>
          <w:ins w:id="680" w:author="Yash Ganthe" w:date="2016-09-14T02:38:00Z"/>
          <w:sz w:val="24"/>
          <w:rPrChange w:id="681" w:author="Anjali" w:date="2016-09-14T23:03:00Z">
            <w:rPr>
              <w:ins w:id="682" w:author="Yash Ganthe" w:date="2016-09-14T02:38:00Z"/>
            </w:rPr>
          </w:rPrChange>
        </w:rPr>
        <w:pPrChange w:id="683" w:author="Anjali" w:date="2016-09-14T22:44:00Z">
          <w:pPr>
            <w:spacing w:after="0"/>
            <w:jc w:val="both"/>
          </w:pPr>
        </w:pPrChange>
      </w:pPr>
      <w:ins w:id="684" w:author="Yash Ganthe" w:date="2016-09-14T01:12:00Z">
        <w:r w:rsidRPr="00C63AAF">
          <w:rPr>
            <w:sz w:val="24"/>
            <w:rPrChange w:id="685" w:author="Anjali" w:date="2016-09-14T23:03:00Z">
              <w:rPr/>
            </w:rPrChange>
          </w:rPr>
          <w:t xml:space="preserve">In Phase 2, GTDC will upload </w:t>
        </w:r>
      </w:ins>
      <w:ins w:id="686" w:author="Yash Ganthe" w:date="2016-09-14T01:13:00Z">
        <w:r w:rsidRPr="00C63AAF">
          <w:rPr>
            <w:sz w:val="24"/>
            <w:rPrChange w:id="687" w:author="Anjali" w:date="2016-09-14T23:03:00Z">
              <w:rPr/>
            </w:rPrChange>
          </w:rPr>
          <w:t>additional</w:t>
        </w:r>
      </w:ins>
      <w:ins w:id="688" w:author="Yash Ganthe" w:date="2016-09-14T01:12:00Z">
        <w:r w:rsidRPr="00C63AAF">
          <w:rPr>
            <w:sz w:val="24"/>
            <w:rPrChange w:id="689" w:author="Anjali" w:date="2016-09-14T23:03:00Z">
              <w:rPr/>
            </w:rPrChange>
          </w:rPr>
          <w:t xml:space="preserve"> </w:t>
        </w:r>
      </w:ins>
      <w:ins w:id="690" w:author="Yash Ganthe" w:date="2016-09-14T01:13:00Z">
        <w:r w:rsidRPr="00C63AAF">
          <w:rPr>
            <w:sz w:val="24"/>
            <w:rPrChange w:id="691" w:author="Anjali" w:date="2016-09-14T23:03:00Z">
              <w:rPr/>
            </w:rPrChange>
          </w:rPr>
          <w:t>routes and stops.</w:t>
        </w:r>
      </w:ins>
    </w:p>
    <w:p w14:paraId="673F9DB9" w14:textId="77777777" w:rsidR="00E61D61" w:rsidRPr="00C63AAF" w:rsidRDefault="00E61D61">
      <w:pPr>
        <w:pStyle w:val="Heading2"/>
        <w:jc w:val="both"/>
        <w:rPr>
          <w:ins w:id="692" w:author="Yash Ganthe" w:date="2016-09-14T02:43:00Z"/>
          <w:sz w:val="28"/>
          <w:rPrChange w:id="693" w:author="Anjali" w:date="2016-09-14T23:03:00Z">
            <w:rPr>
              <w:ins w:id="694" w:author="Yash Ganthe" w:date="2016-09-14T02:43:00Z"/>
            </w:rPr>
          </w:rPrChange>
        </w:rPr>
        <w:pPrChange w:id="695" w:author="Anjali" w:date="2016-09-14T22:44:00Z">
          <w:pPr>
            <w:spacing w:after="0"/>
            <w:jc w:val="both"/>
          </w:pPr>
        </w:pPrChange>
      </w:pPr>
      <w:bookmarkStart w:id="696" w:name="_Toc461687188"/>
      <w:ins w:id="697" w:author="Yash Ganthe" w:date="2016-09-14T02:39:00Z">
        <w:r w:rsidRPr="00C63AAF">
          <w:rPr>
            <w:sz w:val="28"/>
            <w:rPrChange w:id="698" w:author="Anjali" w:date="2016-09-14T23:03:00Z">
              <w:rPr/>
            </w:rPrChange>
          </w:rPr>
          <w:t>Role of NewYug</w:t>
        </w:r>
      </w:ins>
      <w:bookmarkEnd w:id="696"/>
    </w:p>
    <w:p w14:paraId="0E92C230" w14:textId="77777777" w:rsidR="00E61D61" w:rsidRPr="00C63AAF" w:rsidRDefault="00E61D61">
      <w:pPr>
        <w:jc w:val="both"/>
        <w:rPr>
          <w:ins w:id="699" w:author="Yash Ganthe" w:date="2016-09-14T02:38:00Z"/>
          <w:sz w:val="24"/>
          <w:rPrChange w:id="700" w:author="Anjali" w:date="2016-09-14T23:03:00Z">
            <w:rPr>
              <w:ins w:id="701" w:author="Yash Ganthe" w:date="2016-09-14T02:38:00Z"/>
            </w:rPr>
          </w:rPrChange>
        </w:rPr>
        <w:pPrChange w:id="702" w:author="Anjali" w:date="2016-09-14T22:44:00Z">
          <w:pPr>
            <w:spacing w:after="0"/>
            <w:jc w:val="both"/>
          </w:pPr>
        </w:pPrChange>
      </w:pPr>
      <w:ins w:id="703" w:author="Yash Ganthe" w:date="2016-09-14T02:43:00Z">
        <w:r w:rsidRPr="00C63AAF">
          <w:rPr>
            <w:sz w:val="24"/>
            <w:rPrChange w:id="704" w:author="Anjali" w:date="2016-09-14T23:03:00Z">
              <w:rPr/>
            </w:rPrChange>
          </w:rPr>
          <w:t>NewYug will provide training to about 5 employees of GTDC to use the software.</w:t>
        </w:r>
      </w:ins>
      <w:ins w:id="705" w:author="Yash Ganthe" w:date="2016-09-14T02:44:00Z">
        <w:r w:rsidRPr="00C63AAF">
          <w:rPr>
            <w:sz w:val="24"/>
            <w:rPrChange w:id="706" w:author="Anjali" w:date="2016-09-14T23:03:00Z">
              <w:rPr/>
            </w:rPrChange>
          </w:rPr>
          <w:t xml:space="preserve"> This training will be conducted over a period of three days.</w:t>
        </w:r>
      </w:ins>
    </w:p>
    <w:p w14:paraId="2F306835" w14:textId="77777777" w:rsidR="00E61D61" w:rsidRPr="00C63AAF" w:rsidRDefault="00E61D61">
      <w:pPr>
        <w:pStyle w:val="Heading2"/>
        <w:jc w:val="both"/>
        <w:rPr>
          <w:ins w:id="707" w:author="Yash Ganthe" w:date="2016-09-14T02:44:00Z"/>
          <w:sz w:val="28"/>
          <w:rPrChange w:id="708" w:author="Anjali" w:date="2016-09-14T23:03:00Z">
            <w:rPr>
              <w:ins w:id="709" w:author="Yash Ganthe" w:date="2016-09-14T02:44:00Z"/>
            </w:rPr>
          </w:rPrChange>
        </w:rPr>
        <w:pPrChange w:id="710" w:author="Anjali" w:date="2016-09-14T22:44:00Z">
          <w:pPr>
            <w:spacing w:after="0"/>
            <w:jc w:val="both"/>
          </w:pPr>
        </w:pPrChange>
      </w:pPr>
      <w:bookmarkStart w:id="711" w:name="_Toc461687189"/>
      <w:ins w:id="712" w:author="Yash Ganthe" w:date="2016-09-14T02:39:00Z">
        <w:r w:rsidRPr="00C63AAF">
          <w:rPr>
            <w:sz w:val="28"/>
            <w:rPrChange w:id="713" w:author="Anjali" w:date="2016-09-14T23:03:00Z">
              <w:rPr/>
            </w:rPrChange>
          </w:rPr>
          <w:t xml:space="preserve">Role of </w:t>
        </w:r>
      </w:ins>
      <w:ins w:id="714" w:author="Yash Ganthe" w:date="2016-09-14T02:38:00Z">
        <w:r w:rsidRPr="00C63AAF">
          <w:rPr>
            <w:sz w:val="28"/>
            <w:rPrChange w:id="715" w:author="Anjali" w:date="2016-09-14T23:03:00Z">
              <w:rPr/>
            </w:rPrChange>
          </w:rPr>
          <w:t>GTDC</w:t>
        </w:r>
      </w:ins>
      <w:bookmarkEnd w:id="711"/>
    </w:p>
    <w:p w14:paraId="6F1A78A4" w14:textId="408A3676" w:rsidR="00E61D61" w:rsidRDefault="00E61D61">
      <w:pPr>
        <w:jc w:val="both"/>
        <w:rPr>
          <w:ins w:id="716" w:author="Anjali" w:date="2016-09-14T23:06:00Z"/>
          <w:sz w:val="24"/>
        </w:rPr>
        <w:pPrChange w:id="717" w:author="Anjali" w:date="2016-09-14T22:44:00Z">
          <w:pPr>
            <w:spacing w:after="0"/>
            <w:jc w:val="both"/>
          </w:pPr>
        </w:pPrChange>
      </w:pPr>
      <w:ins w:id="718" w:author="Yash Ganthe" w:date="2016-09-14T02:44:00Z">
        <w:r w:rsidRPr="00C63AAF">
          <w:rPr>
            <w:sz w:val="24"/>
            <w:rPrChange w:id="719" w:author="Anjali" w:date="2016-09-14T23:03:00Z">
              <w:rPr/>
            </w:rPrChange>
          </w:rPr>
          <w:t xml:space="preserve">GTDC </w:t>
        </w:r>
      </w:ins>
      <w:ins w:id="720" w:author="Anjali" w:date="2016-09-14T23:06:00Z">
        <w:r w:rsidR="00C63AAF">
          <w:rPr>
            <w:sz w:val="24"/>
          </w:rPr>
          <w:t>shall have to</w:t>
        </w:r>
      </w:ins>
      <w:ins w:id="721" w:author="Yash Ganthe" w:date="2016-09-14T02:44:00Z">
        <w:del w:id="722" w:author="Anjali" w:date="2016-09-14T23:06:00Z">
          <w:r w:rsidRPr="00C63AAF" w:rsidDel="00C63AAF">
            <w:rPr>
              <w:sz w:val="24"/>
              <w:rPrChange w:id="723" w:author="Anjali" w:date="2016-09-14T23:03:00Z">
                <w:rPr/>
              </w:rPrChange>
            </w:rPr>
            <w:delText>will</w:delText>
          </w:r>
        </w:del>
        <w:r w:rsidRPr="00C63AAF">
          <w:rPr>
            <w:sz w:val="24"/>
            <w:rPrChange w:id="724" w:author="Anjali" w:date="2016-09-14T23:03:00Z">
              <w:rPr/>
            </w:rPrChange>
          </w:rPr>
          <w:t xml:space="preserve"> obtain the </w:t>
        </w:r>
      </w:ins>
      <w:ins w:id="725" w:author="Anjali" w:date="2016-09-14T23:06:00Z">
        <w:r w:rsidR="00C63AAF">
          <w:rPr>
            <w:sz w:val="24"/>
          </w:rPr>
          <w:t>details of routes not serviced by KTCL to initiate the creation of Stops &amp; Routes. The GTDC will then have to engage with the Directorate of Transport so as to get the Trip timetables of the private operators which will be then fed into the database system.</w:t>
        </w:r>
      </w:ins>
    </w:p>
    <w:p w14:paraId="6CB03FBD" w14:textId="0A1EC026" w:rsidR="00C63AAF" w:rsidRDefault="00AB151E" w:rsidP="00AB151E">
      <w:pPr>
        <w:pStyle w:val="Heading2"/>
        <w:rPr>
          <w:ins w:id="726" w:author="Yash Ganthe" w:date="2016-09-15T07:07:00Z"/>
        </w:rPr>
        <w:pPrChange w:id="727" w:author="Yash Ganthe" w:date="2016-09-15T07:07:00Z">
          <w:pPr>
            <w:spacing w:after="0"/>
            <w:jc w:val="both"/>
          </w:pPr>
        </w:pPrChange>
      </w:pPr>
      <w:bookmarkStart w:id="728" w:name="_Toc461687190"/>
      <w:ins w:id="729" w:author="Yash Ganthe" w:date="2016-09-15T07:07:00Z">
        <w:r>
          <w:t>Financials</w:t>
        </w:r>
        <w:bookmarkEnd w:id="728"/>
      </w:ins>
    </w:p>
    <w:tbl>
      <w:tblPr>
        <w:tblStyle w:val="TableGrid"/>
        <w:tblW w:w="0" w:type="auto"/>
        <w:tblLook w:val="04A0" w:firstRow="1" w:lastRow="0" w:firstColumn="1" w:lastColumn="0" w:noHBand="0" w:noVBand="1"/>
      </w:tblPr>
      <w:tblGrid>
        <w:gridCol w:w="4675"/>
        <w:gridCol w:w="4675"/>
        <w:tblGridChange w:id="730">
          <w:tblGrid>
            <w:gridCol w:w="4675"/>
            <w:gridCol w:w="4675"/>
          </w:tblGrid>
        </w:tblGridChange>
      </w:tblGrid>
      <w:tr w:rsidR="00AB151E" w14:paraId="640D8F04" w14:textId="77777777" w:rsidTr="00AB151E">
        <w:trPr>
          <w:ins w:id="731" w:author="Yash Ganthe" w:date="2016-09-15T07:09:00Z"/>
        </w:trPr>
        <w:tc>
          <w:tcPr>
            <w:tcW w:w="4675" w:type="dxa"/>
          </w:tcPr>
          <w:p w14:paraId="6ABCF2BA" w14:textId="469A9AAD" w:rsidR="00AB151E" w:rsidRDefault="00AB151E" w:rsidP="00AB151E">
            <w:pPr>
              <w:rPr>
                <w:ins w:id="732" w:author="Yash Ganthe" w:date="2016-09-15T07:09:00Z"/>
              </w:rPr>
              <w:pPrChange w:id="733" w:author="Yash Ganthe" w:date="2016-09-15T07:09:00Z">
                <w:pPr/>
              </w:pPrChange>
            </w:pPr>
            <w:ins w:id="734" w:author="Yash Ganthe" w:date="2016-09-15T07:09:00Z">
              <w:r>
                <w:t>Estimated number of routes</w:t>
              </w:r>
            </w:ins>
          </w:p>
        </w:tc>
        <w:tc>
          <w:tcPr>
            <w:tcW w:w="4675" w:type="dxa"/>
          </w:tcPr>
          <w:p w14:paraId="6DB8C294" w14:textId="342CBC0F" w:rsidR="00AB151E" w:rsidRDefault="00AB151E" w:rsidP="00AB151E">
            <w:pPr>
              <w:rPr>
                <w:ins w:id="735" w:author="Yash Ganthe" w:date="2016-09-15T07:09:00Z"/>
              </w:rPr>
            </w:pPr>
            <w:ins w:id="736" w:author="Yash Ganthe" w:date="2016-09-15T07:09:00Z">
              <w:r>
                <w:t>500</w:t>
              </w:r>
            </w:ins>
          </w:p>
        </w:tc>
      </w:tr>
      <w:tr w:rsidR="00AB151E" w14:paraId="195BC3DB" w14:textId="77777777" w:rsidTr="00AB151E">
        <w:tblPrEx>
          <w:tblW w:w="0" w:type="auto"/>
          <w:tblPrExChange w:id="737" w:author="Yash Ganthe" w:date="2016-09-15T07:09:00Z">
            <w:tblPrEx>
              <w:tblW w:w="0" w:type="auto"/>
            </w:tblPrEx>
          </w:tblPrExChange>
        </w:tblPrEx>
        <w:trPr>
          <w:trHeight w:val="287"/>
          <w:ins w:id="738" w:author="Yash Ganthe" w:date="2016-09-15T07:09:00Z"/>
        </w:trPr>
        <w:tc>
          <w:tcPr>
            <w:tcW w:w="4675" w:type="dxa"/>
            <w:tcPrChange w:id="739" w:author="Yash Ganthe" w:date="2016-09-15T07:09:00Z">
              <w:tcPr>
                <w:tcW w:w="4675" w:type="dxa"/>
              </w:tcPr>
            </w:tcPrChange>
          </w:tcPr>
          <w:p w14:paraId="773471FA" w14:textId="4F6BC210" w:rsidR="00AB151E" w:rsidRDefault="00AB151E" w:rsidP="00AB151E">
            <w:pPr>
              <w:rPr>
                <w:ins w:id="740" w:author="Yash Ganthe" w:date="2016-09-15T07:09:00Z"/>
              </w:rPr>
            </w:pPr>
            <w:ins w:id="741" w:author="Yash Ganthe" w:date="2016-09-15T07:09:00Z">
              <w:r>
                <w:t>Annual subscription for 1</w:t>
              </w:r>
              <w:r w:rsidRPr="00AB151E">
                <w:rPr>
                  <w:vertAlign w:val="superscript"/>
                  <w:rPrChange w:id="742" w:author="Yash Ganthe" w:date="2016-09-15T07:10:00Z">
                    <w:rPr/>
                  </w:rPrChange>
                </w:rPr>
                <w:t>st</w:t>
              </w:r>
              <w:r>
                <w:t xml:space="preserve"> </w:t>
              </w:r>
            </w:ins>
            <w:ins w:id="743" w:author="Yash Ganthe" w:date="2016-09-15T07:10:00Z">
              <w:r>
                <w:t>year</w:t>
              </w:r>
            </w:ins>
          </w:p>
        </w:tc>
        <w:tc>
          <w:tcPr>
            <w:tcW w:w="4675" w:type="dxa"/>
            <w:tcPrChange w:id="744" w:author="Yash Ganthe" w:date="2016-09-15T07:09:00Z">
              <w:tcPr>
                <w:tcW w:w="4675" w:type="dxa"/>
              </w:tcPr>
            </w:tcPrChange>
          </w:tcPr>
          <w:p w14:paraId="320588BF" w14:textId="7400D29A" w:rsidR="00AB151E" w:rsidRDefault="00AB151E" w:rsidP="00AB151E">
            <w:pPr>
              <w:rPr>
                <w:ins w:id="745" w:author="Yash Ganthe" w:date="2016-09-15T07:09:00Z"/>
              </w:rPr>
            </w:pPr>
            <w:ins w:id="746" w:author="Yash Ganthe" w:date="2016-09-15T07:10:00Z">
              <w:r>
                <w:t>Rs 5 lakhs</w:t>
              </w:r>
            </w:ins>
          </w:p>
        </w:tc>
      </w:tr>
      <w:tr w:rsidR="00AB151E" w14:paraId="1131D0A9" w14:textId="77777777" w:rsidTr="00AB151E">
        <w:trPr>
          <w:trHeight w:val="287"/>
          <w:ins w:id="747" w:author="Yash Ganthe" w:date="2016-09-15T07:10:00Z"/>
        </w:trPr>
        <w:tc>
          <w:tcPr>
            <w:tcW w:w="4675" w:type="dxa"/>
          </w:tcPr>
          <w:p w14:paraId="4E278741" w14:textId="15942368" w:rsidR="00AB151E" w:rsidRDefault="00AB151E" w:rsidP="00AB151E">
            <w:pPr>
              <w:rPr>
                <w:ins w:id="748" w:author="Yash Ganthe" w:date="2016-09-15T07:10:00Z"/>
              </w:rPr>
            </w:pPr>
            <w:ins w:id="749" w:author="Yash Ganthe" w:date="2016-09-15T07:10:00Z">
              <w:r>
                <w:t>Annual subscription for 2</w:t>
              </w:r>
              <w:r w:rsidRPr="00AB151E">
                <w:rPr>
                  <w:vertAlign w:val="superscript"/>
                  <w:rPrChange w:id="750" w:author="Yash Ganthe" w:date="2016-09-15T07:10:00Z">
                    <w:rPr/>
                  </w:rPrChange>
                </w:rPr>
                <w:t>nd</w:t>
              </w:r>
              <w:r>
                <w:t xml:space="preserve"> year onwards</w:t>
              </w:r>
            </w:ins>
          </w:p>
        </w:tc>
        <w:tc>
          <w:tcPr>
            <w:tcW w:w="4675" w:type="dxa"/>
          </w:tcPr>
          <w:p w14:paraId="5D7CA0CD" w14:textId="6F1F1948" w:rsidR="00AB151E" w:rsidRDefault="00AB151E" w:rsidP="00AB151E">
            <w:pPr>
              <w:rPr>
                <w:ins w:id="751" w:author="Yash Ganthe" w:date="2016-09-15T07:10:00Z"/>
              </w:rPr>
            </w:pPr>
            <w:ins w:id="752" w:author="Yash Ganthe" w:date="2016-09-15T07:10:00Z">
              <w:r>
                <w:t>Rs 2.5 lakhs</w:t>
              </w:r>
            </w:ins>
          </w:p>
        </w:tc>
      </w:tr>
      <w:tr w:rsidR="00AB151E" w14:paraId="6586F4DB" w14:textId="77777777" w:rsidTr="00AB151E">
        <w:trPr>
          <w:trHeight w:val="287"/>
          <w:ins w:id="753" w:author="Yash Ganthe" w:date="2016-09-15T07:10:00Z"/>
        </w:trPr>
        <w:tc>
          <w:tcPr>
            <w:tcW w:w="4675" w:type="dxa"/>
          </w:tcPr>
          <w:p w14:paraId="55F2709D" w14:textId="61063791" w:rsidR="00AB151E" w:rsidRDefault="00526FE8" w:rsidP="00AB151E">
            <w:pPr>
              <w:rPr>
                <w:ins w:id="754" w:author="Yash Ganthe" w:date="2016-09-15T07:10:00Z"/>
              </w:rPr>
            </w:pPr>
            <w:ins w:id="755" w:author="Yash Ganthe" w:date="2016-09-15T07:12:00Z">
              <w:r>
                <w:t>Estimated project duration</w:t>
              </w:r>
            </w:ins>
          </w:p>
        </w:tc>
        <w:tc>
          <w:tcPr>
            <w:tcW w:w="4675" w:type="dxa"/>
          </w:tcPr>
          <w:p w14:paraId="50D70FD3" w14:textId="468EAEAF" w:rsidR="00AB151E" w:rsidRDefault="00526FE8" w:rsidP="00AB151E">
            <w:pPr>
              <w:rPr>
                <w:ins w:id="756" w:author="Yash Ganthe" w:date="2016-09-15T07:10:00Z"/>
              </w:rPr>
            </w:pPr>
            <w:ins w:id="757" w:author="Yash Ganthe" w:date="2016-09-15T07:13:00Z">
              <w:r>
                <w:t>3 months</w:t>
              </w:r>
            </w:ins>
          </w:p>
        </w:tc>
      </w:tr>
      <w:tr w:rsidR="00526FE8" w14:paraId="04E6E52F" w14:textId="77777777" w:rsidTr="00AB151E">
        <w:trPr>
          <w:trHeight w:val="287"/>
          <w:ins w:id="758" w:author="Yash Ganthe" w:date="2016-09-15T07:13:00Z"/>
        </w:trPr>
        <w:tc>
          <w:tcPr>
            <w:tcW w:w="4675" w:type="dxa"/>
          </w:tcPr>
          <w:p w14:paraId="6CE37D9A" w14:textId="28F2DCAB" w:rsidR="00526FE8" w:rsidRDefault="00526FE8" w:rsidP="00AB151E">
            <w:pPr>
              <w:rPr>
                <w:ins w:id="759" w:author="Yash Ganthe" w:date="2016-09-15T07:13:00Z"/>
              </w:rPr>
            </w:pPr>
            <w:ins w:id="760" w:author="Yash Ganthe" w:date="2016-09-15T07:13:00Z">
              <w:r>
                <w:t>Advance payment at start of project</w:t>
              </w:r>
            </w:ins>
          </w:p>
        </w:tc>
        <w:tc>
          <w:tcPr>
            <w:tcW w:w="4675" w:type="dxa"/>
          </w:tcPr>
          <w:p w14:paraId="6E566ED5" w14:textId="0808667D" w:rsidR="00526FE8" w:rsidRDefault="00526FE8" w:rsidP="00AB151E">
            <w:pPr>
              <w:rPr>
                <w:ins w:id="761" w:author="Yash Ganthe" w:date="2016-09-15T07:13:00Z"/>
              </w:rPr>
            </w:pPr>
            <w:ins w:id="762" w:author="Yash Ganthe" w:date="2016-09-15T07:13:00Z">
              <w:r>
                <w:t>10%</w:t>
              </w:r>
            </w:ins>
          </w:p>
        </w:tc>
      </w:tr>
      <w:tr w:rsidR="00526FE8" w14:paraId="3602D618" w14:textId="77777777" w:rsidTr="00AB151E">
        <w:trPr>
          <w:trHeight w:val="287"/>
          <w:ins w:id="763" w:author="Yash Ganthe" w:date="2016-09-15T07:13:00Z"/>
        </w:trPr>
        <w:tc>
          <w:tcPr>
            <w:tcW w:w="4675" w:type="dxa"/>
          </w:tcPr>
          <w:p w14:paraId="36D79AD3" w14:textId="31D6C51F" w:rsidR="00526FE8" w:rsidRDefault="00526FE8" w:rsidP="00AB151E">
            <w:pPr>
              <w:rPr>
                <w:ins w:id="764" w:author="Yash Ganthe" w:date="2016-09-15T07:13:00Z"/>
              </w:rPr>
            </w:pPr>
            <w:ins w:id="765" w:author="Yash Ganthe" w:date="2016-09-15T07:13:00Z">
              <w:r>
                <w:t>Payment upon completion of Phase 1</w:t>
              </w:r>
            </w:ins>
          </w:p>
        </w:tc>
        <w:tc>
          <w:tcPr>
            <w:tcW w:w="4675" w:type="dxa"/>
          </w:tcPr>
          <w:p w14:paraId="085B6A1F" w14:textId="17550DDB" w:rsidR="00526FE8" w:rsidRDefault="00526FE8" w:rsidP="00AB151E">
            <w:pPr>
              <w:rPr>
                <w:ins w:id="766" w:author="Yash Ganthe" w:date="2016-09-15T07:13:00Z"/>
              </w:rPr>
            </w:pPr>
            <w:ins w:id="767" w:author="Yash Ganthe" w:date="2016-09-15T07:13:00Z">
              <w:r>
                <w:t>50%</w:t>
              </w:r>
            </w:ins>
          </w:p>
        </w:tc>
      </w:tr>
      <w:tr w:rsidR="00526FE8" w14:paraId="7E9F1DE1" w14:textId="77777777" w:rsidTr="00AB151E">
        <w:trPr>
          <w:trHeight w:val="287"/>
          <w:ins w:id="768" w:author="Yash Ganthe" w:date="2016-09-15T07:13:00Z"/>
        </w:trPr>
        <w:tc>
          <w:tcPr>
            <w:tcW w:w="4675" w:type="dxa"/>
          </w:tcPr>
          <w:p w14:paraId="59E77606" w14:textId="394A3627" w:rsidR="00526FE8" w:rsidRDefault="00526FE8" w:rsidP="00AB151E">
            <w:pPr>
              <w:rPr>
                <w:ins w:id="769" w:author="Yash Ganthe" w:date="2016-09-15T07:13:00Z"/>
              </w:rPr>
            </w:pPr>
            <w:ins w:id="770" w:author="Yash Ganthe" w:date="2016-09-15T07:13:00Z">
              <w:r>
                <w:t>Payment upon completion of Phase 2</w:t>
              </w:r>
            </w:ins>
          </w:p>
        </w:tc>
        <w:tc>
          <w:tcPr>
            <w:tcW w:w="4675" w:type="dxa"/>
          </w:tcPr>
          <w:p w14:paraId="1FA7ACDB" w14:textId="6F0C41EB" w:rsidR="00526FE8" w:rsidRDefault="00526FE8" w:rsidP="00AB151E">
            <w:pPr>
              <w:rPr>
                <w:ins w:id="771" w:author="Yash Ganthe" w:date="2016-09-15T07:13:00Z"/>
              </w:rPr>
            </w:pPr>
            <w:ins w:id="772" w:author="Yash Ganthe" w:date="2016-09-15T07:14:00Z">
              <w:r>
                <w:t>100%</w:t>
              </w:r>
            </w:ins>
          </w:p>
        </w:tc>
      </w:tr>
    </w:tbl>
    <w:p w14:paraId="58BE1D56" w14:textId="4449C6B6" w:rsidR="00AB151E" w:rsidRPr="00AB151E" w:rsidDel="00526FE8" w:rsidRDefault="00AB151E" w:rsidP="00AB151E">
      <w:pPr>
        <w:rPr>
          <w:ins w:id="773" w:author="Anjali" w:date="2016-09-14T23:07:00Z"/>
          <w:del w:id="774" w:author="Yash Ganthe" w:date="2016-09-15T07:14:00Z"/>
          <w:rPrChange w:id="775" w:author="Yash Ganthe" w:date="2016-09-15T07:07:00Z">
            <w:rPr>
              <w:ins w:id="776" w:author="Anjali" w:date="2016-09-14T23:07:00Z"/>
              <w:del w:id="777" w:author="Yash Ganthe" w:date="2016-09-15T07:14:00Z"/>
            </w:rPr>
          </w:rPrChange>
        </w:rPr>
        <w:pPrChange w:id="778" w:author="Yash Ganthe" w:date="2016-09-15T07:07:00Z">
          <w:pPr>
            <w:spacing w:after="0"/>
            <w:jc w:val="both"/>
          </w:pPr>
        </w:pPrChange>
      </w:pPr>
    </w:p>
    <w:p w14:paraId="13444D80" w14:textId="48F063DF" w:rsidR="00FA0B56" w:rsidRDefault="00C63AAF" w:rsidP="00526FE8">
      <w:pPr>
        <w:jc w:val="both"/>
        <w:rPr>
          <w:ins w:id="779" w:author="Yash Ganthe" w:date="2016-09-15T06:35:00Z"/>
          <w:rFonts w:asciiTheme="majorHAnsi" w:eastAsiaTheme="majorEastAsia" w:hAnsiTheme="majorHAnsi" w:cstheme="majorBidi"/>
          <w:color w:val="2E74B5" w:themeColor="accent1" w:themeShade="BF"/>
          <w:sz w:val="32"/>
          <w:szCs w:val="32"/>
        </w:rPr>
        <w:pPrChange w:id="780" w:author="Yash Ganthe" w:date="2016-09-15T07:14:00Z">
          <w:pPr/>
        </w:pPrChange>
      </w:pPr>
      <w:ins w:id="781" w:author="Anjali" w:date="2016-09-14T23:08:00Z">
        <w:del w:id="782" w:author="Yash Ganthe" w:date="2016-09-15T07:06:00Z">
          <w:r w:rsidDel="00AB151E">
            <w:rPr>
              <w:sz w:val="24"/>
            </w:rPr>
            <w:delText>This move will certainly ensure that the experience of the tourists in Goa is enhanced and people have easy access to bus timings.</w:delText>
          </w:r>
        </w:del>
      </w:ins>
      <w:ins w:id="783" w:author="Yash Ganthe" w:date="2016-09-14T01:13:00Z">
        <w:del w:id="784" w:author="Anjali" w:date="2016-09-14T23:06:00Z">
          <w:r w:rsidR="00345C94" w:rsidDel="00C63AAF">
            <w:br w:type="page"/>
          </w:r>
        </w:del>
      </w:ins>
    </w:p>
    <w:p w14:paraId="581ABF63" w14:textId="49A9D45A" w:rsidR="00502E0A" w:rsidRDefault="00502E0A">
      <w:pPr>
        <w:pStyle w:val="Heading1"/>
        <w:jc w:val="both"/>
        <w:rPr>
          <w:ins w:id="785" w:author="Yash Ganthe" w:date="2016-09-14T02:10:00Z"/>
        </w:rPr>
        <w:pPrChange w:id="786" w:author="Anjali" w:date="2016-09-14T22:44:00Z">
          <w:pPr>
            <w:pStyle w:val="Heading1"/>
          </w:pPr>
        </w:pPrChange>
      </w:pPr>
      <w:bookmarkStart w:id="787" w:name="_Toc461687191"/>
      <w:ins w:id="788" w:author="Yash Ganthe" w:date="2016-09-14T02:10:00Z">
        <w:r>
          <w:lastRenderedPageBreak/>
          <w:t>Additional services</w:t>
        </w:r>
        <w:bookmarkEnd w:id="787"/>
      </w:ins>
    </w:p>
    <w:p w14:paraId="152D235E" w14:textId="1A7680E1" w:rsidR="00502E0A" w:rsidRDefault="00502E0A">
      <w:pPr>
        <w:pStyle w:val="Heading2"/>
        <w:jc w:val="both"/>
        <w:rPr>
          <w:ins w:id="789" w:author="Yash Ganthe" w:date="2016-09-14T02:18:00Z"/>
        </w:rPr>
        <w:pPrChange w:id="790" w:author="Anjali" w:date="2016-09-14T22:44:00Z">
          <w:pPr>
            <w:pStyle w:val="Heading1"/>
          </w:pPr>
        </w:pPrChange>
      </w:pPr>
      <w:bookmarkStart w:id="791" w:name="_Toc461687192"/>
      <w:ins w:id="792" w:author="Yash Ganthe" w:date="2016-09-14T02:10:00Z">
        <w:r>
          <w:t>The</w:t>
        </w:r>
      </w:ins>
      <w:ins w:id="793" w:author="Anjali" w:date="2016-09-14T23:14:00Z">
        <w:r w:rsidR="0068322E">
          <w:t xml:space="preserve"> ‘Happenings in</w:t>
        </w:r>
      </w:ins>
      <w:ins w:id="794" w:author="Yash Ganthe" w:date="2016-09-14T02:10:00Z">
        <w:r>
          <w:t xml:space="preserve"> Goa</w:t>
        </w:r>
      </w:ins>
      <w:ins w:id="795" w:author="Anjali" w:date="2016-09-14T23:15:00Z">
        <w:r w:rsidR="0068322E">
          <w:t>’</w:t>
        </w:r>
      </w:ins>
      <w:ins w:id="796" w:author="Yash Ganthe" w:date="2016-09-14T02:10:00Z">
        <w:r>
          <w:t xml:space="preserve"> Calendar</w:t>
        </w:r>
      </w:ins>
      <w:bookmarkEnd w:id="791"/>
    </w:p>
    <w:p w14:paraId="7FB27DEC" w14:textId="77777777" w:rsidR="000C0D02" w:rsidRPr="0068322E" w:rsidRDefault="000C0D02">
      <w:pPr>
        <w:jc w:val="both"/>
        <w:rPr>
          <w:ins w:id="797" w:author="Anjali" w:date="2016-09-14T23:08:00Z"/>
          <w:rFonts w:cstheme="minorHAnsi"/>
          <w:color w:val="4472C4" w:themeColor="accent5"/>
          <w:rPrChange w:id="798" w:author="Anjali" w:date="2016-09-14T23:14:00Z">
            <w:rPr>
              <w:ins w:id="799" w:author="Anjali" w:date="2016-09-14T23:08:00Z"/>
            </w:rPr>
          </w:rPrChange>
        </w:rPr>
        <w:pPrChange w:id="800" w:author="Anjali" w:date="2016-09-14T22:44:00Z">
          <w:pPr>
            <w:pStyle w:val="Heading1"/>
          </w:pPr>
        </w:pPrChange>
      </w:pPr>
      <w:ins w:id="801" w:author="Yash Ganthe" w:date="2016-09-14T02:18:00Z">
        <w:r w:rsidRPr="0068322E">
          <w:rPr>
            <w:rFonts w:cstheme="minorHAnsi"/>
            <w:color w:val="4472C4" w:themeColor="accent5"/>
            <w:rPrChange w:id="802" w:author="Anjali" w:date="2016-09-14T23:14:00Z">
              <w:rPr/>
            </w:rPrChange>
          </w:rPr>
          <w:fldChar w:fldCharType="begin"/>
        </w:r>
        <w:r w:rsidRPr="0068322E">
          <w:rPr>
            <w:rFonts w:cstheme="minorHAnsi"/>
            <w:color w:val="4472C4" w:themeColor="accent5"/>
            <w:rPrChange w:id="803" w:author="Anjali" w:date="2016-09-14T23:14:00Z">
              <w:rPr/>
            </w:rPrChange>
          </w:rPr>
          <w:instrText xml:space="preserve"> HYPERLINK "http://bit.do/ingoa" \t "_blank" </w:instrText>
        </w:r>
        <w:r w:rsidRPr="0068322E">
          <w:rPr>
            <w:rFonts w:cstheme="minorHAnsi"/>
            <w:color w:val="4472C4" w:themeColor="accent5"/>
            <w:rPrChange w:id="804" w:author="Anjali" w:date="2016-09-14T23:14:00Z">
              <w:rPr/>
            </w:rPrChange>
          </w:rPr>
          <w:fldChar w:fldCharType="separate"/>
        </w:r>
        <w:r w:rsidRPr="0068322E">
          <w:rPr>
            <w:rStyle w:val="Hyperlink"/>
            <w:rFonts w:cstheme="minorHAnsi"/>
            <w:b/>
            <w:bCs/>
            <w:color w:val="4472C4" w:themeColor="accent5"/>
            <w:sz w:val="27"/>
            <w:szCs w:val="27"/>
            <w:shd w:val="clear" w:color="auto" w:fill="FFFFFF"/>
            <w:rPrChange w:id="805" w:author="Anjali" w:date="2016-09-14T23:14:00Z">
              <w:rPr>
                <w:rStyle w:val="Hyperlink"/>
                <w:rFonts w:ascii="Helvetica" w:hAnsi="Helvetica" w:cs="Helvetica"/>
                <w:b/>
                <w:bCs/>
                <w:color w:val="FF7700"/>
                <w:sz w:val="27"/>
                <w:szCs w:val="27"/>
                <w:shd w:val="clear" w:color="auto" w:fill="FFFFFF"/>
              </w:rPr>
            </w:rPrChange>
          </w:rPr>
          <w:t>http://bit.do/ingoa</w:t>
        </w:r>
        <w:r w:rsidRPr="0068322E">
          <w:rPr>
            <w:rFonts w:cstheme="minorHAnsi"/>
            <w:color w:val="4472C4" w:themeColor="accent5"/>
            <w:rPrChange w:id="806" w:author="Anjali" w:date="2016-09-14T23:14:00Z">
              <w:rPr/>
            </w:rPrChange>
          </w:rPr>
          <w:fldChar w:fldCharType="end"/>
        </w:r>
      </w:ins>
    </w:p>
    <w:p w14:paraId="5C018201" w14:textId="24B733A0" w:rsidR="0068322E" w:rsidRPr="0068322E" w:rsidRDefault="0068322E">
      <w:pPr>
        <w:jc w:val="both"/>
        <w:rPr>
          <w:ins w:id="807" w:author="Yash Ganthe" w:date="2016-09-14T02:10:00Z"/>
          <w:rFonts w:cstheme="minorHAnsi"/>
          <w:sz w:val="24"/>
          <w:szCs w:val="24"/>
          <w:rPrChange w:id="808" w:author="Anjali" w:date="2016-09-14T23:11:00Z">
            <w:rPr>
              <w:ins w:id="809" w:author="Yash Ganthe" w:date="2016-09-14T02:10:00Z"/>
              <w:rFonts w:asciiTheme="minorHAnsi" w:eastAsiaTheme="minorHAnsi" w:hAnsiTheme="minorHAnsi" w:cstheme="minorBidi"/>
              <w:color w:val="auto"/>
              <w:sz w:val="22"/>
              <w:szCs w:val="22"/>
            </w:rPr>
          </w:rPrChange>
        </w:rPr>
        <w:pPrChange w:id="810" w:author="Anjali" w:date="2016-09-14T22:44:00Z">
          <w:pPr>
            <w:pStyle w:val="Heading1"/>
          </w:pPr>
        </w:pPrChange>
      </w:pPr>
      <w:ins w:id="811" w:author="Anjali" w:date="2016-09-14T23:08:00Z">
        <w:r w:rsidRPr="0068322E">
          <w:rPr>
            <w:rFonts w:cstheme="minorHAnsi"/>
            <w:sz w:val="24"/>
            <w:szCs w:val="24"/>
            <w:rPrChange w:id="812" w:author="Anjali" w:date="2016-09-14T23:11:00Z">
              <w:rPr/>
            </w:rPrChange>
          </w:rPr>
          <w:t xml:space="preserve">We at Goa IT </w:t>
        </w:r>
      </w:ins>
      <w:ins w:id="813" w:author="Anjali" w:date="2016-09-14T23:09:00Z">
        <w:r w:rsidRPr="0068322E">
          <w:rPr>
            <w:rFonts w:cstheme="minorHAnsi"/>
            <w:sz w:val="24"/>
            <w:szCs w:val="24"/>
            <w:rPrChange w:id="814" w:author="Anjali" w:date="2016-09-14T23:11:00Z">
              <w:rPr>
                <w:sz w:val="24"/>
              </w:rPr>
            </w:rPrChange>
          </w:rPr>
          <w:t>Professionals will provide a Google Calendar &amp; its back</w:t>
        </w:r>
      </w:ins>
      <w:ins w:id="815" w:author="Anjali" w:date="2016-09-14T23:15:00Z">
        <w:r>
          <w:rPr>
            <w:rFonts w:cstheme="minorHAnsi"/>
            <w:sz w:val="24"/>
            <w:szCs w:val="24"/>
          </w:rPr>
          <w:t>-</w:t>
        </w:r>
      </w:ins>
      <w:ins w:id="816" w:author="Anjali" w:date="2016-09-14T23:09:00Z">
        <w:r w:rsidRPr="0068322E">
          <w:rPr>
            <w:rFonts w:cstheme="minorHAnsi"/>
            <w:sz w:val="24"/>
            <w:szCs w:val="24"/>
            <w:rPrChange w:id="817" w:author="Anjali" w:date="2016-09-14T23:11:00Z">
              <w:rPr>
                <w:sz w:val="24"/>
              </w:rPr>
            </w:rPrChange>
          </w:rPr>
          <w:t xml:space="preserve">end to Department of Tourism. </w:t>
        </w:r>
      </w:ins>
      <w:ins w:id="818" w:author="Anjali" w:date="2016-09-14T23:10:00Z">
        <w:r w:rsidRPr="0068322E">
          <w:rPr>
            <w:rFonts w:cstheme="minorHAnsi"/>
            <w:b/>
            <w:bCs/>
            <w:sz w:val="24"/>
            <w:szCs w:val="24"/>
            <w:shd w:val="clear" w:color="auto" w:fill="FFFFFF"/>
            <w:rPrChange w:id="819" w:author="Anjali" w:date="2016-09-14T23:11:00Z">
              <w:rPr>
                <w:rFonts w:ascii="Arial" w:hAnsi="Arial" w:cs="Arial"/>
                <w:b/>
                <w:bCs/>
                <w:color w:val="252525"/>
                <w:sz w:val="21"/>
                <w:szCs w:val="21"/>
                <w:shd w:val="clear" w:color="auto" w:fill="FFFFFF"/>
              </w:rPr>
            </w:rPrChange>
          </w:rPr>
          <w:t>Google Calendar</w:t>
        </w:r>
        <w:r w:rsidRPr="0068322E">
          <w:rPr>
            <w:rStyle w:val="apple-converted-space"/>
            <w:rFonts w:cstheme="minorHAnsi"/>
            <w:sz w:val="24"/>
            <w:szCs w:val="24"/>
            <w:shd w:val="clear" w:color="auto" w:fill="FFFFFF"/>
            <w:rPrChange w:id="820" w:author="Anjali" w:date="2016-09-14T23:11:00Z">
              <w:rPr>
                <w:rStyle w:val="apple-converted-space"/>
                <w:rFonts w:ascii="Arial" w:hAnsi="Arial" w:cs="Arial"/>
                <w:color w:val="252525"/>
                <w:sz w:val="21"/>
                <w:szCs w:val="21"/>
                <w:shd w:val="clear" w:color="auto" w:fill="FFFFFF"/>
              </w:rPr>
            </w:rPrChange>
          </w:rPr>
          <w:t> </w:t>
        </w:r>
        <w:r w:rsidRPr="0068322E">
          <w:rPr>
            <w:rFonts w:cstheme="minorHAnsi"/>
            <w:sz w:val="24"/>
            <w:szCs w:val="24"/>
            <w:shd w:val="clear" w:color="auto" w:fill="FFFFFF"/>
            <w:rPrChange w:id="821" w:author="Anjali" w:date="2016-09-14T23:11:00Z">
              <w:rPr>
                <w:rFonts w:ascii="Arial" w:hAnsi="Arial" w:cs="Arial"/>
                <w:color w:val="252525"/>
                <w:sz w:val="21"/>
                <w:szCs w:val="21"/>
                <w:shd w:val="clear" w:color="auto" w:fill="FFFFFF"/>
              </w:rPr>
            </w:rPrChange>
          </w:rPr>
          <w:t>is a time-management</w:t>
        </w:r>
        <w:r w:rsidRPr="0068322E">
          <w:rPr>
            <w:rStyle w:val="apple-converted-space"/>
            <w:rFonts w:cstheme="minorHAnsi"/>
            <w:sz w:val="24"/>
            <w:szCs w:val="24"/>
            <w:shd w:val="clear" w:color="auto" w:fill="FFFFFF"/>
            <w:rPrChange w:id="822" w:author="Anjali" w:date="2016-09-14T23:11:00Z">
              <w:rPr>
                <w:rStyle w:val="apple-converted-space"/>
                <w:rFonts w:ascii="Arial" w:hAnsi="Arial" w:cs="Arial"/>
                <w:color w:val="252525"/>
                <w:sz w:val="21"/>
                <w:szCs w:val="21"/>
                <w:shd w:val="clear" w:color="auto" w:fill="FFFFFF"/>
              </w:rPr>
            </w:rPrChange>
          </w:rPr>
          <w:t> </w:t>
        </w:r>
        <w:r w:rsidRPr="0068322E">
          <w:rPr>
            <w:rFonts w:cstheme="minorHAnsi"/>
            <w:sz w:val="24"/>
            <w:szCs w:val="24"/>
            <w:rPrChange w:id="823" w:author="Anjali" w:date="2016-09-14T23:11:00Z">
              <w:rPr/>
            </w:rPrChange>
          </w:rPr>
          <w:fldChar w:fldCharType="begin"/>
        </w:r>
        <w:r w:rsidRPr="0068322E">
          <w:rPr>
            <w:rFonts w:cstheme="minorHAnsi"/>
            <w:sz w:val="24"/>
            <w:szCs w:val="24"/>
            <w:rPrChange w:id="824" w:author="Anjali" w:date="2016-09-14T23:11:00Z">
              <w:rPr/>
            </w:rPrChange>
          </w:rPr>
          <w:instrText xml:space="preserve"> HYPERLINK "https://en.wikipedia.org/wiki/Web_application" \o "Web application" </w:instrText>
        </w:r>
        <w:r w:rsidRPr="0068322E">
          <w:rPr>
            <w:rFonts w:cstheme="minorHAnsi"/>
            <w:sz w:val="24"/>
            <w:szCs w:val="24"/>
            <w:rPrChange w:id="825" w:author="Anjali" w:date="2016-09-14T23:11:00Z">
              <w:rPr/>
            </w:rPrChange>
          </w:rPr>
          <w:fldChar w:fldCharType="separate"/>
        </w:r>
        <w:r w:rsidRPr="0068322E">
          <w:rPr>
            <w:rStyle w:val="Hyperlink"/>
            <w:rFonts w:cstheme="minorHAnsi"/>
            <w:color w:val="auto"/>
            <w:sz w:val="24"/>
            <w:szCs w:val="24"/>
            <w:u w:val="none"/>
            <w:shd w:val="clear" w:color="auto" w:fill="FFFFFF"/>
            <w:rPrChange w:id="826" w:author="Anjali" w:date="2016-09-14T23:11:00Z">
              <w:rPr>
                <w:rStyle w:val="Hyperlink"/>
                <w:rFonts w:ascii="Arial" w:hAnsi="Arial" w:cs="Arial"/>
                <w:color w:val="0B0080"/>
                <w:sz w:val="21"/>
                <w:szCs w:val="21"/>
                <w:u w:val="none"/>
                <w:shd w:val="clear" w:color="auto" w:fill="FFFFFF"/>
              </w:rPr>
            </w:rPrChange>
          </w:rPr>
          <w:t>web</w:t>
        </w:r>
        <w:r w:rsidRPr="0068322E">
          <w:rPr>
            <w:rFonts w:cstheme="minorHAnsi"/>
            <w:sz w:val="24"/>
            <w:szCs w:val="24"/>
            <w:rPrChange w:id="827" w:author="Anjali" w:date="2016-09-14T23:11:00Z">
              <w:rPr/>
            </w:rPrChange>
          </w:rPr>
          <w:fldChar w:fldCharType="end"/>
        </w:r>
        <w:r w:rsidRPr="0068322E">
          <w:rPr>
            <w:rStyle w:val="apple-converted-space"/>
            <w:rFonts w:cstheme="minorHAnsi"/>
            <w:sz w:val="24"/>
            <w:szCs w:val="24"/>
            <w:shd w:val="clear" w:color="auto" w:fill="FFFFFF"/>
            <w:rPrChange w:id="828" w:author="Anjali" w:date="2016-09-14T23:11:00Z">
              <w:rPr>
                <w:rStyle w:val="apple-converted-space"/>
                <w:rFonts w:ascii="Arial" w:hAnsi="Arial" w:cs="Arial"/>
                <w:color w:val="252525"/>
                <w:sz w:val="21"/>
                <w:szCs w:val="21"/>
                <w:shd w:val="clear" w:color="auto" w:fill="FFFFFF"/>
              </w:rPr>
            </w:rPrChange>
          </w:rPr>
          <w:t> </w:t>
        </w:r>
        <w:r w:rsidRPr="0068322E">
          <w:rPr>
            <w:rFonts w:cstheme="minorHAnsi"/>
            <w:sz w:val="24"/>
            <w:szCs w:val="24"/>
            <w:shd w:val="clear" w:color="auto" w:fill="FFFFFF"/>
            <w:rPrChange w:id="829" w:author="Anjali" w:date="2016-09-14T23:11:00Z">
              <w:rPr>
                <w:rFonts w:ascii="Arial" w:hAnsi="Arial" w:cs="Arial"/>
                <w:color w:val="252525"/>
                <w:sz w:val="21"/>
                <w:szCs w:val="21"/>
                <w:shd w:val="clear" w:color="auto" w:fill="FFFFFF"/>
              </w:rPr>
            </w:rPrChange>
          </w:rPr>
          <w:t>and</w:t>
        </w:r>
        <w:r w:rsidRPr="0068322E">
          <w:rPr>
            <w:rStyle w:val="apple-converted-space"/>
            <w:rFonts w:cstheme="minorHAnsi"/>
            <w:sz w:val="24"/>
            <w:szCs w:val="24"/>
            <w:shd w:val="clear" w:color="auto" w:fill="FFFFFF"/>
            <w:rPrChange w:id="830" w:author="Anjali" w:date="2016-09-14T23:11:00Z">
              <w:rPr>
                <w:rStyle w:val="apple-converted-space"/>
                <w:rFonts w:ascii="Arial" w:hAnsi="Arial" w:cs="Arial"/>
                <w:color w:val="252525"/>
                <w:sz w:val="21"/>
                <w:szCs w:val="21"/>
                <w:shd w:val="clear" w:color="auto" w:fill="FFFFFF"/>
              </w:rPr>
            </w:rPrChange>
          </w:rPr>
          <w:t> </w:t>
        </w:r>
        <w:r w:rsidRPr="0068322E">
          <w:rPr>
            <w:rFonts w:cstheme="minorHAnsi"/>
            <w:sz w:val="24"/>
            <w:szCs w:val="24"/>
            <w:rPrChange w:id="831" w:author="Anjali" w:date="2016-09-14T23:11:00Z">
              <w:rPr/>
            </w:rPrChange>
          </w:rPr>
          <w:fldChar w:fldCharType="begin"/>
        </w:r>
        <w:r w:rsidRPr="0068322E">
          <w:rPr>
            <w:rFonts w:cstheme="minorHAnsi"/>
            <w:sz w:val="24"/>
            <w:szCs w:val="24"/>
            <w:rPrChange w:id="832" w:author="Anjali" w:date="2016-09-14T23:11:00Z">
              <w:rPr/>
            </w:rPrChange>
          </w:rPr>
          <w:instrText xml:space="preserve"> HYPERLINK "https://en.wikipedia.org/wiki/Mobile_app" \o "Mobile app" </w:instrText>
        </w:r>
        <w:r w:rsidRPr="0068322E">
          <w:rPr>
            <w:rFonts w:cstheme="minorHAnsi"/>
            <w:sz w:val="24"/>
            <w:szCs w:val="24"/>
            <w:rPrChange w:id="833" w:author="Anjali" w:date="2016-09-14T23:11:00Z">
              <w:rPr/>
            </w:rPrChange>
          </w:rPr>
          <w:fldChar w:fldCharType="separate"/>
        </w:r>
        <w:r w:rsidRPr="0068322E">
          <w:rPr>
            <w:rStyle w:val="Hyperlink"/>
            <w:rFonts w:cstheme="minorHAnsi"/>
            <w:color w:val="auto"/>
            <w:sz w:val="24"/>
            <w:szCs w:val="24"/>
            <w:u w:val="none"/>
            <w:shd w:val="clear" w:color="auto" w:fill="FFFFFF"/>
            <w:rPrChange w:id="834" w:author="Anjali" w:date="2016-09-14T23:11:00Z">
              <w:rPr>
                <w:rStyle w:val="Hyperlink"/>
                <w:rFonts w:ascii="Arial" w:hAnsi="Arial" w:cs="Arial"/>
                <w:color w:val="0B0080"/>
                <w:sz w:val="21"/>
                <w:szCs w:val="21"/>
                <w:u w:val="none"/>
                <w:shd w:val="clear" w:color="auto" w:fill="FFFFFF"/>
              </w:rPr>
            </w:rPrChange>
          </w:rPr>
          <w:t>mobile application</w:t>
        </w:r>
        <w:r w:rsidRPr="0068322E">
          <w:rPr>
            <w:rFonts w:cstheme="minorHAnsi"/>
            <w:sz w:val="24"/>
            <w:szCs w:val="24"/>
            <w:rPrChange w:id="835" w:author="Anjali" w:date="2016-09-14T23:11:00Z">
              <w:rPr/>
            </w:rPrChange>
          </w:rPr>
          <w:fldChar w:fldCharType="end"/>
        </w:r>
        <w:r w:rsidRPr="0068322E">
          <w:rPr>
            <w:rStyle w:val="apple-converted-space"/>
            <w:rFonts w:cstheme="minorHAnsi"/>
            <w:sz w:val="24"/>
            <w:szCs w:val="24"/>
            <w:shd w:val="clear" w:color="auto" w:fill="FFFFFF"/>
            <w:rPrChange w:id="836" w:author="Anjali" w:date="2016-09-14T23:11:00Z">
              <w:rPr>
                <w:rStyle w:val="apple-converted-space"/>
                <w:rFonts w:ascii="Arial" w:hAnsi="Arial" w:cs="Arial"/>
                <w:color w:val="252525"/>
                <w:sz w:val="21"/>
                <w:szCs w:val="21"/>
                <w:shd w:val="clear" w:color="auto" w:fill="FFFFFF"/>
              </w:rPr>
            </w:rPrChange>
          </w:rPr>
          <w:t> </w:t>
        </w:r>
        <w:r w:rsidRPr="0068322E">
          <w:rPr>
            <w:rFonts w:cstheme="minorHAnsi"/>
            <w:sz w:val="24"/>
            <w:szCs w:val="24"/>
            <w:shd w:val="clear" w:color="auto" w:fill="FFFFFF"/>
            <w:rPrChange w:id="837" w:author="Anjali" w:date="2016-09-14T23:11:00Z">
              <w:rPr>
                <w:rFonts w:ascii="Arial" w:hAnsi="Arial" w:cs="Arial"/>
                <w:color w:val="252525"/>
                <w:sz w:val="21"/>
                <w:szCs w:val="21"/>
                <w:shd w:val="clear" w:color="auto" w:fill="FFFFFF"/>
              </w:rPr>
            </w:rPrChange>
          </w:rPr>
          <w:t>created by</w:t>
        </w:r>
        <w:r w:rsidRPr="0068322E">
          <w:rPr>
            <w:rStyle w:val="apple-converted-space"/>
            <w:rFonts w:cstheme="minorHAnsi"/>
            <w:sz w:val="24"/>
            <w:szCs w:val="24"/>
            <w:shd w:val="clear" w:color="auto" w:fill="FFFFFF"/>
            <w:rPrChange w:id="838" w:author="Anjali" w:date="2016-09-14T23:11:00Z">
              <w:rPr>
                <w:rStyle w:val="apple-converted-space"/>
                <w:rFonts w:ascii="Arial" w:hAnsi="Arial" w:cs="Arial"/>
                <w:color w:val="252525"/>
                <w:sz w:val="21"/>
                <w:szCs w:val="21"/>
                <w:shd w:val="clear" w:color="auto" w:fill="FFFFFF"/>
              </w:rPr>
            </w:rPrChange>
          </w:rPr>
          <w:t> </w:t>
        </w:r>
        <w:r w:rsidRPr="0068322E">
          <w:rPr>
            <w:rFonts w:cstheme="minorHAnsi"/>
            <w:sz w:val="24"/>
            <w:szCs w:val="24"/>
            <w:rPrChange w:id="839" w:author="Anjali" w:date="2016-09-14T23:11:00Z">
              <w:rPr/>
            </w:rPrChange>
          </w:rPr>
          <w:fldChar w:fldCharType="begin"/>
        </w:r>
        <w:r w:rsidRPr="0068322E">
          <w:rPr>
            <w:rFonts w:cstheme="minorHAnsi"/>
            <w:sz w:val="24"/>
            <w:szCs w:val="24"/>
            <w:rPrChange w:id="840" w:author="Anjali" w:date="2016-09-14T23:11:00Z">
              <w:rPr/>
            </w:rPrChange>
          </w:rPr>
          <w:instrText xml:space="preserve"> HYPERLINK "https://en.wikipedia.org/wiki/Google" \o "Google" </w:instrText>
        </w:r>
        <w:r w:rsidRPr="0068322E">
          <w:rPr>
            <w:rFonts w:cstheme="minorHAnsi"/>
            <w:sz w:val="24"/>
            <w:szCs w:val="24"/>
            <w:rPrChange w:id="841" w:author="Anjali" w:date="2016-09-14T23:11:00Z">
              <w:rPr/>
            </w:rPrChange>
          </w:rPr>
          <w:fldChar w:fldCharType="separate"/>
        </w:r>
        <w:r w:rsidRPr="0068322E">
          <w:rPr>
            <w:rStyle w:val="Hyperlink"/>
            <w:rFonts w:cstheme="minorHAnsi"/>
            <w:color w:val="auto"/>
            <w:sz w:val="24"/>
            <w:szCs w:val="24"/>
            <w:u w:val="none"/>
            <w:shd w:val="clear" w:color="auto" w:fill="FFFFFF"/>
            <w:rPrChange w:id="842" w:author="Anjali" w:date="2016-09-14T23:11:00Z">
              <w:rPr>
                <w:rStyle w:val="Hyperlink"/>
                <w:rFonts w:ascii="Arial" w:hAnsi="Arial" w:cs="Arial"/>
                <w:color w:val="0B0080"/>
                <w:sz w:val="21"/>
                <w:szCs w:val="21"/>
                <w:u w:val="none"/>
                <w:shd w:val="clear" w:color="auto" w:fill="FFFFFF"/>
              </w:rPr>
            </w:rPrChange>
          </w:rPr>
          <w:t>Google</w:t>
        </w:r>
        <w:r w:rsidRPr="0068322E">
          <w:rPr>
            <w:rFonts w:cstheme="minorHAnsi"/>
            <w:sz w:val="24"/>
            <w:szCs w:val="24"/>
            <w:rPrChange w:id="843" w:author="Anjali" w:date="2016-09-14T23:11:00Z">
              <w:rPr/>
            </w:rPrChange>
          </w:rPr>
          <w:fldChar w:fldCharType="end"/>
        </w:r>
        <w:r w:rsidRPr="0068322E">
          <w:rPr>
            <w:rFonts w:cstheme="minorHAnsi"/>
            <w:sz w:val="24"/>
            <w:szCs w:val="24"/>
            <w:shd w:val="clear" w:color="auto" w:fill="FFFFFF"/>
            <w:rPrChange w:id="844" w:author="Anjali" w:date="2016-09-14T23:11:00Z">
              <w:rPr>
                <w:rFonts w:ascii="Arial" w:hAnsi="Arial" w:cs="Arial"/>
                <w:color w:val="252525"/>
                <w:sz w:val="21"/>
                <w:szCs w:val="21"/>
                <w:shd w:val="clear" w:color="auto" w:fill="FFFFFF"/>
              </w:rPr>
            </w:rPrChange>
          </w:rPr>
          <w:t>.</w:t>
        </w:r>
      </w:ins>
      <w:ins w:id="845" w:author="Anjali" w:date="2016-09-14T23:12:00Z">
        <w:r>
          <w:rPr>
            <w:rFonts w:cstheme="minorHAnsi"/>
            <w:sz w:val="24"/>
            <w:szCs w:val="24"/>
            <w:shd w:val="clear" w:color="auto" w:fill="FFFFFF"/>
          </w:rPr>
          <w:t xml:space="preserve"> Google Calendar is integrated with services like Gmail, iGoogle &amp; Google Desktop.</w:t>
        </w:r>
      </w:ins>
      <w:ins w:id="846" w:author="Anjali" w:date="2016-09-14T23:15:00Z">
        <w:r>
          <w:rPr>
            <w:rFonts w:cstheme="minorHAnsi"/>
            <w:sz w:val="24"/>
            <w:szCs w:val="24"/>
            <w:shd w:val="clear" w:color="auto" w:fill="FFFFFF"/>
          </w:rPr>
          <w:t xml:space="preserve"> Rather than creating multiple apps Google Calendar is the best web based versatile application for keeping a track of happenings around.</w:t>
        </w:r>
      </w:ins>
    </w:p>
    <w:p w14:paraId="3AA79EFF" w14:textId="3E5DE1F2" w:rsidR="0068322E" w:rsidDel="00FA0B56" w:rsidRDefault="0068322E">
      <w:pPr>
        <w:pStyle w:val="Heading2"/>
        <w:jc w:val="both"/>
        <w:rPr>
          <w:ins w:id="847" w:author="Anjali" w:date="2016-09-14T23:18:00Z"/>
          <w:del w:id="848" w:author="Yash Ganthe" w:date="2016-09-15T06:36:00Z"/>
        </w:rPr>
        <w:pPrChange w:id="849" w:author="Anjali" w:date="2016-09-14T22:44:00Z">
          <w:pPr>
            <w:pStyle w:val="Heading1"/>
          </w:pPr>
        </w:pPrChange>
      </w:pPr>
    </w:p>
    <w:p w14:paraId="7D95D073" w14:textId="77777777" w:rsidR="00502E0A" w:rsidRDefault="00502E0A">
      <w:pPr>
        <w:pStyle w:val="Heading2"/>
        <w:jc w:val="both"/>
        <w:rPr>
          <w:ins w:id="850" w:author="Yash Ganthe" w:date="2016-09-14T02:19:00Z"/>
        </w:rPr>
        <w:pPrChange w:id="851" w:author="Anjali" w:date="2016-09-14T22:44:00Z">
          <w:pPr>
            <w:pStyle w:val="Heading1"/>
          </w:pPr>
        </w:pPrChange>
      </w:pPr>
      <w:bookmarkStart w:id="852" w:name="_Toc461687193"/>
      <w:ins w:id="853" w:author="Yash Ganthe" w:date="2016-09-14T02:11:00Z">
        <w:r>
          <w:t>The Goa Map</w:t>
        </w:r>
      </w:ins>
      <w:bookmarkEnd w:id="852"/>
    </w:p>
    <w:p w14:paraId="034A46B5" w14:textId="24C5004F" w:rsidR="00FA0B56" w:rsidRDefault="00FA0B56">
      <w:pPr>
        <w:jc w:val="both"/>
        <w:rPr>
          <w:ins w:id="854" w:author="Yash Ganthe" w:date="2016-09-15T06:39:00Z"/>
        </w:rPr>
        <w:pPrChange w:id="855" w:author="Anjali" w:date="2016-09-14T22:44:00Z">
          <w:pPr>
            <w:pStyle w:val="Heading1"/>
          </w:pPr>
        </w:pPrChange>
      </w:pPr>
      <w:ins w:id="856" w:author="Yash Ganthe" w:date="2016-09-15T06:39:00Z">
        <w:r>
          <w:t xml:space="preserve">A customized online Google map can be created with all </w:t>
        </w:r>
      </w:ins>
      <w:ins w:id="857" w:author="Yash Ganthe" w:date="2016-09-15T06:41:00Z">
        <w:r>
          <w:t>places</w:t>
        </w:r>
      </w:ins>
      <w:ins w:id="858" w:author="Yash Ganthe" w:date="2016-09-15T06:39:00Z">
        <w:r>
          <w:t xml:space="preserve"> of interest prominently displayed. An example is the tourist map of Rome</w:t>
        </w:r>
      </w:ins>
      <w:ins w:id="859" w:author="Yash Ganthe" w:date="2016-09-15T06:40:00Z">
        <w:r>
          <w:t>, Italy</w:t>
        </w:r>
      </w:ins>
      <w:ins w:id="860" w:author="Yash Ganthe" w:date="2016-09-15T06:39:00Z">
        <w:r>
          <w:t xml:space="preserve"> available at</w:t>
        </w:r>
      </w:ins>
      <w:ins w:id="861" w:author="Yash Ganthe" w:date="2016-09-15T06:40:00Z">
        <w:r>
          <w:t>:</w:t>
        </w:r>
      </w:ins>
      <w:ins w:id="862" w:author="Yash Ganthe" w:date="2016-09-15T06:39:00Z">
        <w:r>
          <w:t xml:space="preserve"> </w:t>
        </w:r>
      </w:ins>
    </w:p>
    <w:p w14:paraId="776AC695" w14:textId="53873611" w:rsidR="000C0D02" w:rsidRDefault="00FA0B56">
      <w:pPr>
        <w:jc w:val="both"/>
        <w:rPr>
          <w:ins w:id="863" w:author="Yash Ganthe" w:date="2016-09-14T02:20:00Z"/>
        </w:rPr>
        <w:pPrChange w:id="864" w:author="Anjali" w:date="2016-09-14T22:44:00Z">
          <w:pPr>
            <w:pStyle w:val="Heading1"/>
          </w:pPr>
        </w:pPrChange>
      </w:pPr>
      <w:ins w:id="865" w:author="Yash Ganthe" w:date="2016-09-15T06:40:00Z">
        <w:r>
          <w:fldChar w:fldCharType="begin"/>
        </w:r>
        <w:r>
          <w:instrText xml:space="preserve"> HYPERLINK "</w:instrText>
        </w:r>
        <w:r w:rsidRPr="00FA0B56">
          <w:instrText>https://www.google.com/maps/d/u/0/viewer?mid=1qnaRsom_95i4HbpclleVxXh6DTw</w:instrText>
        </w:r>
        <w:r>
          <w:instrText xml:space="preserve">" </w:instrText>
        </w:r>
        <w:r>
          <w:fldChar w:fldCharType="separate"/>
        </w:r>
        <w:r w:rsidRPr="0032598A">
          <w:rPr>
            <w:rStyle w:val="Hyperlink"/>
          </w:rPr>
          <w:t>https://www.google.com/maps/d/u/0/viewer?mid=1qnaRsom_95i4HbpclleVxXh6DTw</w:t>
        </w:r>
        <w:r>
          <w:fldChar w:fldCharType="end"/>
        </w:r>
        <w:r>
          <w:t xml:space="preserve"> </w:t>
        </w:r>
      </w:ins>
    </w:p>
    <w:p w14:paraId="5651373E" w14:textId="77777777" w:rsidR="000C0D02" w:rsidRPr="00685D92" w:rsidRDefault="000C0D02">
      <w:pPr>
        <w:pStyle w:val="Heading2"/>
        <w:jc w:val="both"/>
        <w:rPr>
          <w:ins w:id="866" w:author="Yash Ganthe" w:date="2016-09-14T02:10:00Z"/>
        </w:rPr>
        <w:pPrChange w:id="867" w:author="Anjali" w:date="2016-09-14T22:44:00Z">
          <w:pPr>
            <w:pStyle w:val="Heading1"/>
          </w:pPr>
        </w:pPrChange>
      </w:pPr>
      <w:bookmarkStart w:id="868" w:name="_Toc461687194"/>
      <w:ins w:id="869" w:author="Yash Ganthe" w:date="2016-09-14T02:20:00Z">
        <w:r>
          <w:t>Taxis on Google Maps</w:t>
        </w:r>
      </w:ins>
      <w:bookmarkEnd w:id="868"/>
    </w:p>
    <w:p w14:paraId="04C11BC5" w14:textId="6E322634" w:rsidR="000C0D02" w:rsidRPr="0068322E" w:rsidRDefault="0068322E" w:rsidP="00FA0B56">
      <w:pPr>
        <w:rPr>
          <w:ins w:id="870" w:author="Yash Ganthe" w:date="2016-09-14T02:17:00Z"/>
          <w:rPrChange w:id="871" w:author="Anjali" w:date="2016-09-14T23:18:00Z">
            <w:rPr>
              <w:ins w:id="872" w:author="Yash Ganthe" w:date="2016-09-14T02:17:00Z"/>
            </w:rPr>
          </w:rPrChange>
        </w:rPr>
        <w:pPrChange w:id="873" w:author="Yash Ganthe" w:date="2016-09-15T06:36:00Z">
          <w:pPr>
            <w:pStyle w:val="Heading1"/>
          </w:pPr>
        </w:pPrChange>
      </w:pPr>
      <w:ins w:id="874" w:author="Anjali" w:date="2016-09-14T23:18:00Z">
        <w:r>
          <w:t xml:space="preserve">The taxi services run by </w:t>
        </w:r>
      </w:ins>
      <w:ins w:id="875" w:author="Yash Ganthe" w:date="2016-09-15T07:19:00Z">
        <w:r w:rsidR="00526FE8">
          <w:t xml:space="preserve">GTDC and </w:t>
        </w:r>
      </w:ins>
      <w:bookmarkStart w:id="876" w:name="_GoBack"/>
      <w:bookmarkEnd w:id="876"/>
      <w:ins w:id="877" w:author="Anjali" w:date="2016-09-14T23:18:00Z">
        <w:r>
          <w:t xml:space="preserve">private individuals if </w:t>
        </w:r>
        <w:del w:id="878" w:author="Yash Ganthe" w:date="2016-09-15T07:18:00Z">
          <w:r w:rsidDel="00526FE8">
            <w:delText>united</w:delText>
          </w:r>
        </w:del>
      </w:ins>
      <w:ins w:id="879" w:author="Yash Ganthe" w:date="2016-09-15T07:18:00Z">
        <w:r w:rsidR="00526FE8">
          <w:t>brought</w:t>
        </w:r>
      </w:ins>
      <w:ins w:id="880" w:author="Anjali" w:date="2016-09-14T23:18:00Z">
        <w:r>
          <w:t xml:space="preserve"> under a single banner can be hosted on Google Maps through our software </w:t>
        </w:r>
        <w:del w:id="881" w:author="Yash Ganthe" w:date="2016-09-15T07:19:00Z">
          <w:r w:rsidDel="00526FE8">
            <w:delText>like the way</w:delText>
          </w:r>
        </w:del>
      </w:ins>
      <w:ins w:id="882" w:author="Yash Ganthe" w:date="2016-09-15T07:19:00Z">
        <w:r w:rsidR="00526FE8">
          <w:t>similar to</w:t>
        </w:r>
      </w:ins>
      <w:ins w:id="883" w:author="Anjali" w:date="2016-09-14T23:18:00Z">
        <w:r>
          <w:t xml:space="preserve"> Ola &amp; Uber cabs has hosted its service. </w:t>
        </w:r>
      </w:ins>
      <w:ins w:id="884" w:author="Anjali" w:date="2016-09-14T23:19:00Z">
        <w:r w:rsidR="00A85163">
          <w:t>Customers can be provided with an approximate fare when they query for a destination.</w:t>
        </w:r>
      </w:ins>
    </w:p>
    <w:p w14:paraId="7F530AA9" w14:textId="77777777" w:rsidR="00345C94" w:rsidRDefault="00345C94">
      <w:pPr>
        <w:pStyle w:val="Heading1"/>
        <w:jc w:val="both"/>
        <w:rPr>
          <w:ins w:id="885" w:author="Yash Ganthe" w:date="2016-09-14T01:13:00Z"/>
        </w:rPr>
        <w:pPrChange w:id="886" w:author="Anjali" w:date="2016-09-14T22:44:00Z">
          <w:pPr>
            <w:pStyle w:val="Heading1"/>
          </w:pPr>
        </w:pPrChange>
      </w:pPr>
      <w:bookmarkStart w:id="887" w:name="_Toc461687195"/>
      <w:ins w:id="888" w:author="Yash Ganthe" w:date="2016-09-14T01:13:00Z">
        <w:r>
          <w:t>Summary</w:t>
        </w:r>
        <w:bookmarkEnd w:id="887"/>
      </w:ins>
    </w:p>
    <w:p w14:paraId="2FCCFB25" w14:textId="34EE2FFF" w:rsidR="00345C94" w:rsidRPr="00A85163" w:rsidRDefault="00345C94">
      <w:pPr>
        <w:jc w:val="both"/>
        <w:rPr>
          <w:ins w:id="889" w:author="Yash Ganthe" w:date="2016-09-14T01:13:00Z"/>
          <w:sz w:val="24"/>
          <w:rPrChange w:id="890" w:author="Anjali" w:date="2016-09-14T23:20:00Z">
            <w:rPr>
              <w:ins w:id="891" w:author="Yash Ganthe" w:date="2016-09-14T01:13:00Z"/>
            </w:rPr>
          </w:rPrChange>
        </w:rPr>
        <w:pPrChange w:id="892" w:author="Anjali" w:date="2016-09-14T22:44:00Z">
          <w:pPr/>
        </w:pPrChange>
      </w:pPr>
      <w:ins w:id="893" w:author="Yash Ganthe" w:date="2016-09-14T01:13:00Z">
        <w:r w:rsidRPr="00A85163">
          <w:rPr>
            <w:sz w:val="24"/>
            <w:rPrChange w:id="894" w:author="Anjali" w:date="2016-09-14T23:20:00Z">
              <w:rPr/>
            </w:rPrChange>
          </w:rPr>
          <w:t xml:space="preserve">This project will place Goa among the few places in India that provide public transport options to citizens at their fingertips. </w:t>
        </w:r>
      </w:ins>
      <w:ins w:id="895" w:author="Anjali" w:date="2016-09-14T23:25:00Z">
        <w:r w:rsidR="00A85163">
          <w:rPr>
            <w:sz w:val="24"/>
          </w:rPr>
          <w:t xml:space="preserve">With our capital Panaji being included in the smart city project, this initiative of making Goa digitally equipped and smarter will play a big role. </w:t>
        </w:r>
      </w:ins>
      <w:ins w:id="896" w:author="Yash Ganthe" w:date="2016-09-14T01:13:00Z">
        <w:r w:rsidRPr="00A85163">
          <w:rPr>
            <w:sz w:val="24"/>
            <w:rPrChange w:id="897" w:author="Anjali" w:date="2016-09-14T23:20:00Z">
              <w:rPr/>
            </w:rPrChange>
          </w:rPr>
          <w:t xml:space="preserve">Any agency that subscribes to this service should expect increased revenue from passengers as citizens will begin to turn to public transport. The city/state will witness lesser traffic and cleaner air. Reduced fuel consumption will be a positive side effect of this project. </w:t>
        </w:r>
      </w:ins>
    </w:p>
    <w:p w14:paraId="65CB76C2" w14:textId="77777777" w:rsidR="00345C94" w:rsidRPr="00A85163" w:rsidRDefault="00345C94">
      <w:pPr>
        <w:jc w:val="both"/>
        <w:rPr>
          <w:sz w:val="24"/>
          <w:rPrChange w:id="898" w:author="Anjali" w:date="2016-09-14T23:20:00Z">
            <w:rPr>
              <w:shd w:val="clear" w:color="auto" w:fill="FFFFFF"/>
            </w:rPr>
          </w:rPrChange>
        </w:rPr>
        <w:pPrChange w:id="899" w:author="Anjali" w:date="2016-09-14T22:44:00Z">
          <w:pPr>
            <w:spacing w:after="0"/>
            <w:jc w:val="both"/>
          </w:pPr>
        </w:pPrChange>
      </w:pPr>
    </w:p>
    <w:p w14:paraId="4997D2C8" w14:textId="77777777" w:rsidR="000578FA" w:rsidRDefault="000578FA">
      <w:pPr>
        <w:spacing w:after="0"/>
        <w:jc w:val="both"/>
        <w:rPr>
          <w:rFonts w:asciiTheme="majorHAnsi" w:hAnsiTheme="majorHAnsi" w:cs="Arial"/>
          <w:color w:val="252525"/>
          <w:sz w:val="32"/>
          <w:szCs w:val="32"/>
          <w:shd w:val="clear" w:color="auto" w:fill="FFFFFF"/>
        </w:rPr>
      </w:pPr>
    </w:p>
    <w:p w14:paraId="607E287B" w14:textId="56A61DEA" w:rsidR="000578FA" w:rsidDel="00C63AAF" w:rsidRDefault="000578FA">
      <w:pPr>
        <w:spacing w:after="0"/>
        <w:jc w:val="both"/>
        <w:rPr>
          <w:del w:id="900" w:author="Anjali" w:date="2016-09-14T23:06:00Z"/>
          <w:rFonts w:asciiTheme="majorHAnsi" w:hAnsiTheme="majorHAnsi" w:cs="Arial"/>
          <w:b/>
          <w:color w:val="252525"/>
          <w:sz w:val="40"/>
          <w:szCs w:val="32"/>
          <w:shd w:val="clear" w:color="auto" w:fill="FFFFFF"/>
        </w:rPr>
        <w:pPrChange w:id="901" w:author="Anjali" w:date="2016-09-14T23:06:00Z">
          <w:pPr>
            <w:spacing w:after="0"/>
            <w:jc w:val="center"/>
          </w:pPr>
        </w:pPrChange>
      </w:pPr>
      <w:del w:id="902" w:author="Anjali" w:date="2016-09-14T23:06:00Z">
        <w:r w:rsidRPr="000578FA" w:rsidDel="00C63AAF">
          <w:rPr>
            <w:rFonts w:asciiTheme="majorHAnsi" w:hAnsiTheme="majorHAnsi" w:cs="Arial"/>
            <w:b/>
            <w:color w:val="252525"/>
            <w:sz w:val="40"/>
            <w:szCs w:val="32"/>
            <w:shd w:val="clear" w:color="auto" w:fill="FFFFFF"/>
          </w:rPr>
          <w:delText xml:space="preserve">WE </w:delText>
        </w:r>
        <w:r w:rsidDel="00C63AAF">
          <w:rPr>
            <w:rFonts w:asciiTheme="majorHAnsi" w:hAnsiTheme="majorHAnsi" w:cs="Arial"/>
            <w:b/>
            <w:color w:val="252525"/>
            <w:sz w:val="40"/>
            <w:szCs w:val="32"/>
            <w:shd w:val="clear" w:color="auto" w:fill="FFFFFF"/>
          </w:rPr>
          <w:delText>HAVE</w:delText>
        </w:r>
        <w:r w:rsidRPr="000578FA" w:rsidDel="00C63AAF">
          <w:rPr>
            <w:rFonts w:asciiTheme="majorHAnsi" w:hAnsiTheme="majorHAnsi" w:cs="Arial"/>
            <w:b/>
            <w:color w:val="252525"/>
            <w:sz w:val="40"/>
            <w:szCs w:val="32"/>
            <w:shd w:val="clear" w:color="auto" w:fill="FFFFFF"/>
          </w:rPr>
          <w:delText xml:space="preserve"> A SOLUTION FOR THIS</w:delText>
        </w:r>
        <w:r w:rsidDel="00C63AAF">
          <w:rPr>
            <w:rFonts w:asciiTheme="majorHAnsi" w:hAnsiTheme="majorHAnsi" w:cs="Arial"/>
            <w:b/>
            <w:color w:val="252525"/>
            <w:sz w:val="40"/>
            <w:szCs w:val="32"/>
            <w:shd w:val="clear" w:color="auto" w:fill="FFFFFF"/>
          </w:rPr>
          <w:delText xml:space="preserve"> !!</w:delText>
        </w:r>
      </w:del>
    </w:p>
    <w:p w14:paraId="62E3F11D" w14:textId="3DD686A7" w:rsidR="000578FA" w:rsidDel="00C63AAF" w:rsidRDefault="000578FA">
      <w:pPr>
        <w:spacing w:after="0"/>
        <w:jc w:val="both"/>
        <w:rPr>
          <w:del w:id="903" w:author="Anjali" w:date="2016-09-14T23:06:00Z"/>
          <w:rFonts w:asciiTheme="majorHAnsi" w:hAnsiTheme="majorHAnsi" w:cs="Arial"/>
          <w:b/>
          <w:color w:val="252525"/>
          <w:sz w:val="40"/>
          <w:szCs w:val="32"/>
          <w:shd w:val="clear" w:color="auto" w:fill="FFFFFF"/>
        </w:rPr>
        <w:pPrChange w:id="904" w:author="Anjali" w:date="2016-09-14T23:06:00Z">
          <w:pPr>
            <w:spacing w:after="0"/>
            <w:jc w:val="center"/>
          </w:pPr>
        </w:pPrChange>
      </w:pPr>
    </w:p>
    <w:p w14:paraId="5DA5DE18" w14:textId="69F89D0A" w:rsidR="000578FA" w:rsidDel="00C63AAF" w:rsidRDefault="000578FA">
      <w:pPr>
        <w:spacing w:after="0"/>
        <w:jc w:val="both"/>
        <w:rPr>
          <w:del w:id="905" w:author="Anjali" w:date="2016-09-14T23:06:00Z"/>
          <w:rFonts w:asciiTheme="majorHAnsi" w:hAnsiTheme="majorHAnsi" w:cs="Arial"/>
          <w:b/>
          <w:color w:val="252525"/>
          <w:sz w:val="40"/>
          <w:szCs w:val="32"/>
          <w:shd w:val="clear" w:color="auto" w:fill="FFFFFF"/>
        </w:rPr>
        <w:pPrChange w:id="906" w:author="Anjali" w:date="2016-09-14T23:06:00Z">
          <w:pPr>
            <w:spacing w:after="0"/>
            <w:jc w:val="center"/>
          </w:pPr>
        </w:pPrChange>
      </w:pPr>
    </w:p>
    <w:p w14:paraId="3F462286" w14:textId="01AD89D0" w:rsidR="000578FA" w:rsidDel="00C63AAF" w:rsidRDefault="000578FA">
      <w:pPr>
        <w:spacing w:after="0"/>
        <w:jc w:val="both"/>
        <w:rPr>
          <w:del w:id="907" w:author="Anjali" w:date="2016-09-14T23:06:00Z"/>
          <w:rFonts w:asciiTheme="majorHAnsi" w:hAnsiTheme="majorHAnsi" w:cs="Arial"/>
          <w:b/>
          <w:color w:val="252525"/>
          <w:sz w:val="40"/>
          <w:szCs w:val="32"/>
          <w:shd w:val="clear" w:color="auto" w:fill="FFFFFF"/>
        </w:rPr>
        <w:pPrChange w:id="908" w:author="Anjali" w:date="2016-09-14T23:06:00Z">
          <w:pPr>
            <w:spacing w:after="0"/>
            <w:jc w:val="center"/>
          </w:pPr>
        </w:pPrChange>
      </w:pPr>
    </w:p>
    <w:p w14:paraId="00A7466D" w14:textId="6CBA417E" w:rsidR="004D571F" w:rsidDel="00C63AAF" w:rsidRDefault="004D571F">
      <w:pPr>
        <w:spacing w:after="0"/>
        <w:jc w:val="both"/>
        <w:rPr>
          <w:del w:id="909" w:author="Anjali" w:date="2016-09-14T23:06:00Z"/>
          <w:rFonts w:asciiTheme="majorHAnsi" w:hAnsiTheme="majorHAnsi" w:cs="Arial"/>
          <w:b/>
          <w:color w:val="252525"/>
          <w:sz w:val="40"/>
          <w:szCs w:val="32"/>
          <w:shd w:val="clear" w:color="auto" w:fill="FFFFFF"/>
        </w:rPr>
        <w:pPrChange w:id="910" w:author="Anjali" w:date="2016-09-14T23:06:00Z">
          <w:pPr>
            <w:spacing w:after="0"/>
            <w:jc w:val="center"/>
          </w:pPr>
        </w:pPrChange>
      </w:pPr>
      <w:del w:id="911" w:author="Anjali" w:date="2016-09-14T23:06:00Z">
        <w:r w:rsidDel="00C63AAF">
          <w:rPr>
            <w:rFonts w:asciiTheme="majorHAnsi" w:hAnsiTheme="majorHAnsi" w:cs="Arial"/>
            <w:b/>
            <w:color w:val="252525"/>
            <w:sz w:val="40"/>
            <w:szCs w:val="32"/>
            <w:shd w:val="clear" w:color="auto" w:fill="FFFFFF"/>
          </w:rPr>
          <w:delText>NewYug Technologies brings to you Google based Technology solution for this problem by integrating local transit timetables with Google Maps &amp; Google Transit.</w:delText>
        </w:r>
      </w:del>
    </w:p>
    <w:p w14:paraId="2C456B9C" w14:textId="406F6760" w:rsidR="004D571F" w:rsidDel="00C63AAF" w:rsidRDefault="004D571F">
      <w:pPr>
        <w:spacing w:after="0"/>
        <w:jc w:val="both"/>
        <w:rPr>
          <w:del w:id="912" w:author="Anjali" w:date="2016-09-14T23:06:00Z"/>
          <w:rFonts w:asciiTheme="majorHAnsi" w:hAnsiTheme="majorHAnsi" w:cs="Arial"/>
          <w:b/>
          <w:color w:val="252525"/>
          <w:sz w:val="40"/>
          <w:szCs w:val="32"/>
          <w:shd w:val="clear" w:color="auto" w:fill="FFFFFF"/>
        </w:rPr>
        <w:pPrChange w:id="913" w:author="Anjali" w:date="2016-09-14T23:06:00Z">
          <w:pPr>
            <w:spacing w:after="0"/>
            <w:jc w:val="center"/>
          </w:pPr>
        </w:pPrChange>
      </w:pPr>
    </w:p>
    <w:p w14:paraId="7E3E195C" w14:textId="2BFF859B" w:rsidR="004D571F" w:rsidDel="00C63AAF" w:rsidRDefault="004E6A41">
      <w:pPr>
        <w:spacing w:after="0"/>
        <w:jc w:val="both"/>
        <w:rPr>
          <w:del w:id="914" w:author="Anjali" w:date="2016-09-14T23:06:00Z"/>
          <w:rFonts w:asciiTheme="majorHAnsi" w:hAnsiTheme="majorHAnsi" w:cs="Arial"/>
          <w:b/>
          <w:color w:val="252525"/>
          <w:sz w:val="40"/>
          <w:szCs w:val="32"/>
          <w:shd w:val="clear" w:color="auto" w:fill="FFFFFF"/>
        </w:rPr>
        <w:pPrChange w:id="915" w:author="Anjali" w:date="2016-09-14T23:06:00Z">
          <w:pPr>
            <w:spacing w:after="0"/>
            <w:jc w:val="center"/>
          </w:pPr>
        </w:pPrChange>
      </w:pPr>
      <w:del w:id="916" w:author="Anjali" w:date="2016-09-14T22:55:00Z">
        <w:r w:rsidDel="004E6A41">
          <w:rPr>
            <w:rFonts w:asciiTheme="majorHAnsi" w:hAnsiTheme="majorHAnsi"/>
            <w:noProof/>
            <w:sz w:val="32"/>
            <w:szCs w:val="32"/>
            <w:lang w:bidi="mr-IN"/>
          </w:rPr>
          <w:drawing>
            <wp:anchor distT="0" distB="0" distL="114300" distR="114300" simplePos="0" relativeHeight="251659264" behindDoc="1" locked="0" layoutInCell="1" allowOverlap="1" wp14:anchorId="356C482F" wp14:editId="59C9A790">
              <wp:simplePos x="0" y="0"/>
              <wp:positionH relativeFrom="margin">
                <wp:posOffset>-314325</wp:posOffset>
              </wp:positionH>
              <wp:positionV relativeFrom="paragraph">
                <wp:posOffset>-111760</wp:posOffset>
              </wp:positionV>
              <wp:extent cx="5323205" cy="4074300"/>
              <wp:effectExtent l="152400" t="152400" r="353695" b="3644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23">
                        <a:extLst>
                          <a:ext uri="{28A0092B-C50C-407E-A947-70E740481C1C}">
                            <a14:useLocalDpi xmlns:a14="http://schemas.microsoft.com/office/drawing/2010/main" val="0"/>
                          </a:ext>
                        </a:extLst>
                      </a:blip>
                      <a:stretch>
                        <a:fillRect/>
                      </a:stretch>
                    </pic:blipFill>
                    <pic:spPr>
                      <a:xfrm>
                        <a:off x="0" y="0"/>
                        <a:ext cx="5323205" cy="40743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del>
      <w:del w:id="917" w:author="Anjali" w:date="2016-09-14T23:06:00Z">
        <w:r w:rsidR="004D571F" w:rsidDel="00C63AAF">
          <w:rPr>
            <w:rFonts w:asciiTheme="majorHAnsi" w:hAnsiTheme="majorHAnsi" w:cs="Arial"/>
            <w:b/>
            <w:noProof/>
            <w:color w:val="252525"/>
            <w:sz w:val="40"/>
            <w:szCs w:val="32"/>
            <w:shd w:val="clear" w:color="auto" w:fill="FFFFFF"/>
            <w:lang w:bidi="mr-IN"/>
          </w:rPr>
          <w:drawing>
            <wp:inline distT="0" distB="0" distL="0" distR="0" wp14:anchorId="6C72025F" wp14:editId="6CD1EAA6">
              <wp:extent cx="5943600" cy="2743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maps-logo.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del>
    </w:p>
    <w:p w14:paraId="2F5FD406" w14:textId="35FAF723" w:rsidR="004D571F" w:rsidDel="00C63AAF" w:rsidRDefault="004D571F">
      <w:pPr>
        <w:spacing w:after="0"/>
        <w:jc w:val="both"/>
        <w:rPr>
          <w:del w:id="918" w:author="Anjali" w:date="2016-09-14T23:06:00Z"/>
          <w:rFonts w:asciiTheme="majorHAnsi" w:hAnsiTheme="majorHAnsi" w:cs="Arial"/>
          <w:b/>
          <w:color w:val="252525"/>
          <w:sz w:val="40"/>
          <w:szCs w:val="32"/>
          <w:shd w:val="clear" w:color="auto" w:fill="FFFFFF"/>
        </w:rPr>
        <w:pPrChange w:id="919" w:author="Anjali" w:date="2016-09-14T23:06:00Z">
          <w:pPr>
            <w:spacing w:after="0"/>
            <w:jc w:val="center"/>
          </w:pPr>
        </w:pPrChange>
      </w:pPr>
    </w:p>
    <w:p w14:paraId="0A55B423" w14:textId="77E7CD55" w:rsidR="004D571F" w:rsidDel="00C63AAF" w:rsidRDefault="004D571F">
      <w:pPr>
        <w:spacing w:after="0"/>
        <w:jc w:val="both"/>
        <w:rPr>
          <w:del w:id="920" w:author="Anjali" w:date="2016-09-14T23:06:00Z"/>
          <w:rFonts w:asciiTheme="majorHAnsi" w:hAnsiTheme="majorHAnsi" w:cs="Arial"/>
          <w:b/>
          <w:color w:val="252525"/>
          <w:sz w:val="40"/>
          <w:szCs w:val="32"/>
          <w:shd w:val="clear" w:color="auto" w:fill="FFFFFF"/>
        </w:rPr>
        <w:pPrChange w:id="921" w:author="Anjali" w:date="2016-09-14T23:06:00Z">
          <w:pPr>
            <w:spacing w:after="0"/>
            <w:jc w:val="center"/>
          </w:pPr>
        </w:pPrChange>
      </w:pPr>
    </w:p>
    <w:p w14:paraId="14EC60E9" w14:textId="12BD2AFF" w:rsidR="004D571F" w:rsidDel="00C63AAF" w:rsidRDefault="004D571F">
      <w:pPr>
        <w:spacing w:after="0"/>
        <w:jc w:val="both"/>
        <w:rPr>
          <w:del w:id="922" w:author="Anjali" w:date="2016-09-14T23:06:00Z"/>
          <w:rFonts w:asciiTheme="majorHAnsi" w:hAnsiTheme="majorHAnsi" w:cs="Arial"/>
          <w:b/>
          <w:color w:val="252525"/>
          <w:sz w:val="40"/>
          <w:szCs w:val="32"/>
          <w:shd w:val="clear" w:color="auto" w:fill="FFFFFF"/>
        </w:rPr>
        <w:pPrChange w:id="923" w:author="Anjali" w:date="2016-09-14T23:06:00Z">
          <w:pPr>
            <w:spacing w:after="0"/>
            <w:jc w:val="center"/>
          </w:pPr>
        </w:pPrChange>
      </w:pPr>
    </w:p>
    <w:p w14:paraId="4B4E74FB" w14:textId="3F4A2C6A" w:rsidR="000578FA" w:rsidDel="00C63AAF" w:rsidRDefault="004D571F">
      <w:pPr>
        <w:spacing w:after="0"/>
        <w:jc w:val="both"/>
        <w:rPr>
          <w:del w:id="924" w:author="Anjali" w:date="2016-09-14T23:06:00Z"/>
          <w:rFonts w:asciiTheme="majorHAnsi" w:hAnsiTheme="majorHAnsi"/>
          <w:b/>
          <w:color w:val="2E74B5" w:themeColor="accent1" w:themeShade="BF"/>
          <w:sz w:val="40"/>
          <w:szCs w:val="32"/>
        </w:rPr>
        <w:pPrChange w:id="925" w:author="Anjali" w:date="2016-09-14T23:06:00Z">
          <w:pPr>
            <w:spacing w:after="0"/>
            <w:jc w:val="center"/>
          </w:pPr>
        </w:pPrChange>
      </w:pPr>
      <w:moveFromRangeStart w:id="926" w:author="Yash Ganthe" w:date="2016-09-14T00:47:00Z" w:name="move461577280"/>
      <w:moveFrom w:id="927" w:author="Yash Ganthe" w:date="2016-09-14T00:47:00Z">
        <w:del w:id="928" w:author="Anjali" w:date="2016-09-14T23:06:00Z">
          <w:r w:rsidDel="00C63AAF">
            <w:rPr>
              <w:rFonts w:asciiTheme="majorHAnsi" w:hAnsiTheme="majorHAnsi"/>
              <w:b/>
              <w:noProof/>
              <w:color w:val="2E74B5" w:themeColor="accent1" w:themeShade="BF"/>
              <w:sz w:val="40"/>
              <w:szCs w:val="32"/>
              <w:lang w:bidi="mr-IN"/>
              <w:rPrChange w:id="929" w:author="Unknown">
                <w:rPr>
                  <w:noProof/>
                  <w:lang w:bidi="mr-IN"/>
                </w:rPr>
              </w:rPrChange>
            </w:rPr>
            <w:drawing>
              <wp:inline distT="0" distB="0" distL="0" distR="0" wp14:anchorId="4C23D120" wp14:editId="151A84FB">
                <wp:extent cx="5943600" cy="2558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Transi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del>
      </w:moveFrom>
      <w:moveFromRangeEnd w:id="926"/>
    </w:p>
    <w:p w14:paraId="1BEA8CB7" w14:textId="51EC99DD" w:rsidR="004D571F" w:rsidDel="00C63AAF" w:rsidRDefault="004D571F">
      <w:pPr>
        <w:spacing w:after="0"/>
        <w:jc w:val="both"/>
        <w:rPr>
          <w:del w:id="930" w:author="Anjali" w:date="2016-09-14T23:06:00Z"/>
          <w:rFonts w:asciiTheme="majorHAnsi" w:hAnsiTheme="majorHAnsi"/>
          <w:b/>
          <w:color w:val="2E74B5" w:themeColor="accent1" w:themeShade="BF"/>
          <w:sz w:val="40"/>
          <w:szCs w:val="32"/>
        </w:rPr>
        <w:pPrChange w:id="931" w:author="Anjali" w:date="2016-09-14T23:06:00Z">
          <w:pPr>
            <w:spacing w:after="0"/>
            <w:jc w:val="center"/>
          </w:pPr>
        </w:pPrChange>
      </w:pPr>
    </w:p>
    <w:p w14:paraId="1024FF8E" w14:textId="4EF40909" w:rsidR="004D571F" w:rsidDel="00C63AAF" w:rsidRDefault="004D571F">
      <w:pPr>
        <w:spacing w:after="0"/>
        <w:jc w:val="both"/>
        <w:rPr>
          <w:del w:id="932" w:author="Anjali" w:date="2016-09-14T23:06:00Z"/>
          <w:rFonts w:asciiTheme="majorHAnsi" w:hAnsiTheme="majorHAnsi"/>
          <w:sz w:val="32"/>
          <w:szCs w:val="32"/>
        </w:rPr>
        <w:pPrChange w:id="933" w:author="Anjali" w:date="2016-09-14T23:06:00Z">
          <w:pPr>
            <w:spacing w:after="0"/>
            <w:jc w:val="center"/>
          </w:pPr>
        </w:pPrChange>
      </w:pPr>
      <w:del w:id="934" w:author="Anjali" w:date="2016-09-14T23:06:00Z">
        <w:r w:rsidRPr="004D571F" w:rsidDel="00C63AAF">
          <w:rPr>
            <w:rFonts w:asciiTheme="majorHAnsi" w:hAnsiTheme="majorHAnsi"/>
            <w:sz w:val="32"/>
            <w:szCs w:val="32"/>
          </w:rPr>
          <w:delText>As a pilot project we have hosted two agencies based in Goa on Google Maps namely Kadamba Transport Corporation Ltd. &amp; Ferryboat Service run by River Navigation Department</w:delText>
        </w:r>
      </w:del>
    </w:p>
    <w:p w14:paraId="766CB177" w14:textId="030B7C4F" w:rsidR="004D571F" w:rsidDel="00C63AAF" w:rsidRDefault="004D571F">
      <w:pPr>
        <w:spacing w:after="0"/>
        <w:jc w:val="both"/>
        <w:rPr>
          <w:del w:id="935" w:author="Anjali" w:date="2016-09-14T23:06:00Z"/>
          <w:rFonts w:asciiTheme="majorHAnsi" w:hAnsiTheme="majorHAnsi"/>
          <w:sz w:val="32"/>
          <w:szCs w:val="32"/>
        </w:rPr>
        <w:pPrChange w:id="936" w:author="Anjali" w:date="2016-09-14T23:06:00Z">
          <w:pPr>
            <w:spacing w:after="0"/>
            <w:jc w:val="center"/>
          </w:pPr>
        </w:pPrChange>
      </w:pPr>
    </w:p>
    <w:p w14:paraId="42E11BFD" w14:textId="79CDB0BC" w:rsidR="004D571F" w:rsidRPr="004D571F" w:rsidRDefault="00CE2D93">
      <w:pPr>
        <w:spacing w:after="0"/>
        <w:jc w:val="both"/>
        <w:rPr>
          <w:rFonts w:asciiTheme="majorHAnsi" w:hAnsiTheme="majorHAnsi"/>
          <w:sz w:val="32"/>
          <w:szCs w:val="32"/>
        </w:rPr>
        <w:pPrChange w:id="937" w:author="Anjali" w:date="2016-09-14T23:06:00Z">
          <w:pPr>
            <w:spacing w:after="0"/>
            <w:jc w:val="center"/>
          </w:pPr>
        </w:pPrChange>
      </w:pPr>
      <w:del w:id="938" w:author="Anjali" w:date="2016-09-14T23:06:00Z">
        <w:r w:rsidDel="00C63AAF">
          <w:rPr>
            <w:rFonts w:asciiTheme="majorHAnsi" w:hAnsiTheme="majorHAnsi"/>
            <w:noProof/>
            <w:sz w:val="32"/>
            <w:szCs w:val="32"/>
            <w:lang w:bidi="mr-IN"/>
          </w:rPr>
          <w:drawing>
            <wp:anchor distT="0" distB="0" distL="114300" distR="114300" simplePos="0" relativeHeight="251661312" behindDoc="1" locked="0" layoutInCell="1" allowOverlap="1" wp14:anchorId="7C8BAB6C" wp14:editId="153C546F">
              <wp:simplePos x="0" y="0"/>
              <wp:positionH relativeFrom="margin">
                <wp:posOffset>3114675</wp:posOffset>
              </wp:positionH>
              <wp:positionV relativeFrom="paragraph">
                <wp:posOffset>4025265</wp:posOffset>
              </wp:positionV>
              <wp:extent cx="2343150" cy="3668042"/>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2.JPG"/>
                      <pic:cNvPicPr/>
                    </pic:nvPicPr>
                    <pic:blipFill>
                      <a:blip r:embed="rId22">
                        <a:extLst>
                          <a:ext uri="{28A0092B-C50C-407E-A947-70E740481C1C}">
                            <a14:useLocalDpi xmlns:a14="http://schemas.microsoft.com/office/drawing/2010/main" val="0"/>
                          </a:ext>
                        </a:extLst>
                      </a:blip>
                      <a:stretch>
                        <a:fillRect/>
                      </a:stretch>
                    </pic:blipFill>
                    <pic:spPr>
                      <a:xfrm>
                        <a:off x="0" y="0"/>
                        <a:ext cx="2345419" cy="3671593"/>
                      </a:xfrm>
                      <a:prstGeom prst="rect">
                        <a:avLst/>
                      </a:prstGeom>
                    </pic:spPr>
                  </pic:pic>
                </a:graphicData>
              </a:graphic>
              <wp14:sizeRelH relativeFrom="margin">
                <wp14:pctWidth>0</wp14:pctWidth>
              </wp14:sizeRelH>
              <wp14:sizeRelV relativeFrom="margin">
                <wp14:pctHeight>0</wp14:pctHeight>
              </wp14:sizeRelV>
            </wp:anchor>
          </w:drawing>
        </w:r>
        <w:r w:rsidDel="00C63AAF">
          <w:rPr>
            <w:rFonts w:asciiTheme="majorHAnsi" w:hAnsiTheme="majorHAnsi"/>
            <w:noProof/>
            <w:sz w:val="32"/>
            <w:szCs w:val="32"/>
            <w:lang w:bidi="mr-IN"/>
          </w:rPr>
          <w:drawing>
            <wp:anchor distT="0" distB="0" distL="114300" distR="114300" simplePos="0" relativeHeight="251660288" behindDoc="1" locked="0" layoutInCell="1" allowOverlap="1" wp14:anchorId="467FE617" wp14:editId="33AAC9F0">
              <wp:simplePos x="0" y="0"/>
              <wp:positionH relativeFrom="column">
                <wp:posOffset>352425</wp:posOffset>
              </wp:positionH>
              <wp:positionV relativeFrom="paragraph">
                <wp:posOffset>3983355</wp:posOffset>
              </wp:positionV>
              <wp:extent cx="2552700" cy="3683092"/>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JPG"/>
                      <pic:cNvPicPr/>
                    </pic:nvPicPr>
                    <pic:blipFill>
                      <a:blip r:embed="rId21">
                        <a:extLst>
                          <a:ext uri="{28A0092B-C50C-407E-A947-70E740481C1C}">
                            <a14:useLocalDpi xmlns:a14="http://schemas.microsoft.com/office/drawing/2010/main" val="0"/>
                          </a:ext>
                        </a:extLst>
                      </a:blip>
                      <a:stretch>
                        <a:fillRect/>
                      </a:stretch>
                    </pic:blipFill>
                    <pic:spPr>
                      <a:xfrm>
                        <a:off x="0" y="0"/>
                        <a:ext cx="2552700" cy="3683092"/>
                      </a:xfrm>
                      <a:prstGeom prst="rect">
                        <a:avLst/>
                      </a:prstGeom>
                    </pic:spPr>
                  </pic:pic>
                </a:graphicData>
              </a:graphic>
              <wp14:sizeRelH relativeFrom="margin">
                <wp14:pctWidth>0</wp14:pctWidth>
              </wp14:sizeRelH>
              <wp14:sizeRelV relativeFrom="margin">
                <wp14:pctHeight>0</wp14:pctHeight>
              </wp14:sizeRelV>
            </wp:anchor>
          </w:drawing>
        </w:r>
      </w:del>
    </w:p>
    <w:sectPr w:rsidR="004D571F" w:rsidRPr="004D571F" w:rsidSect="000B2C06">
      <w:headerReference w:type="default" r:id="rId30"/>
      <w:footerReference w:type="default" r:id="rId31"/>
      <w:headerReference w:type="first" r:id="rId32"/>
      <w:footerReference w:type="first" r:id="rId33"/>
      <w:pgSz w:w="12240" w:h="15840"/>
      <w:pgMar w:top="1440" w:right="1440" w:bottom="1440" w:left="1440" w:header="90" w:footer="720" w:gutter="0"/>
      <w:pgNumType w:start="0"/>
      <w:cols w:space="720"/>
      <w:titlePg/>
      <w:docGrid w:linePitch="360"/>
      <w:sectPrChange w:id="964" w:author="Yash Ganthe" w:date="2016-09-14T02:29:00Z">
        <w:sectPr w:rsidR="004D571F" w:rsidRPr="004D571F" w:rsidSect="000B2C06">
          <w:pgMar w:top="1440" w:right="1440" w:bottom="1440" w:left="1440" w:header="720" w:footer="720"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96" w:author="Yash Ganthe" w:date="2016-09-14T01:00:00Z" w:initials="YG">
    <w:p w14:paraId="2B1507A3" w14:textId="77777777" w:rsidR="000E751F" w:rsidRDefault="000E751F">
      <w:pPr>
        <w:pStyle w:val="CommentText"/>
      </w:pPr>
      <w:r>
        <w:rPr>
          <w:rStyle w:val="CommentReference"/>
        </w:rPr>
        <w:annotationRef/>
      </w:r>
      <w:r>
        <w:t>Put a better image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1507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A3D5CD" w14:textId="77777777" w:rsidR="00A51D1D" w:rsidRDefault="00A51D1D" w:rsidP="000B2C06">
      <w:pPr>
        <w:spacing w:after="0" w:line="240" w:lineRule="auto"/>
      </w:pPr>
      <w:r>
        <w:separator/>
      </w:r>
    </w:p>
  </w:endnote>
  <w:endnote w:type="continuationSeparator" w:id="0">
    <w:p w14:paraId="5BB230BF" w14:textId="77777777" w:rsidR="00A51D1D" w:rsidRDefault="00A51D1D" w:rsidP="000B2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Baskerville Old Face">
    <w:panose1 w:val="02020602080505020303"/>
    <w:charset w:val="00"/>
    <w:family w:val="roman"/>
    <w:pitch w:val="variable"/>
    <w:sig w:usb0="00000003" w:usb1="00000000" w:usb2="00000000" w:usb3="00000000" w:csb0="00000001" w:csb1="00000000"/>
  </w:font>
  <w:font w:name="Imprint MT Shadow">
    <w:panose1 w:val="04020605060303030202"/>
    <w:charset w:val="00"/>
    <w:family w:val="decorativ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8BE10" w14:textId="5FF5A1C0" w:rsidR="00FA0B56" w:rsidRPr="00FA0B56" w:rsidRDefault="00FA0B56">
    <w:pPr>
      <w:pStyle w:val="Footer"/>
      <w:rPr>
        <w:b/>
        <w:bCs/>
        <w:rPrChange w:id="949" w:author="Yash Ganthe" w:date="2016-09-15T06:40:00Z">
          <w:rPr/>
        </w:rPrChange>
      </w:rPr>
    </w:pPr>
    <w:ins w:id="950" w:author="Yash Ganthe" w:date="2016-09-15T06:33:00Z">
      <w:r w:rsidRPr="00FA0B56">
        <w:rPr>
          <w:b/>
          <w:bCs/>
          <w:noProof/>
          <w:lang w:bidi="mr-IN"/>
          <w:rPrChange w:id="951" w:author="Yash Ganthe" w:date="2016-09-15T06:40:00Z">
            <w:rPr>
              <w:noProof/>
              <w:lang w:bidi="mr-IN"/>
            </w:rPr>
          </w:rPrChange>
        </w:rPr>
        <mc:AlternateContent>
          <mc:Choice Requires="wpg">
            <w:drawing>
              <wp:anchor distT="0" distB="0" distL="114300" distR="114300" simplePos="0" relativeHeight="251661312" behindDoc="0" locked="0" layoutInCell="1" allowOverlap="1" wp14:anchorId="6D4B225B" wp14:editId="7671F491">
                <wp:simplePos x="0" y="0"/>
                <wp:positionH relativeFrom="page">
                  <wp:align>right</wp:align>
                </wp:positionH>
                <wp:positionV relativeFrom="bottomMargin">
                  <wp:align>center</wp:align>
                </wp:positionV>
                <wp:extent cx="6172200" cy="274320"/>
                <wp:effectExtent l="0" t="0" r="0" b="0"/>
                <wp:wrapNone/>
                <wp:docPr id="159" name="Group 159"/>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0" name="Rectangle 160"/>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Text Box 161"/>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D849F" w14:textId="53B035D2" w:rsidR="00FA0B56" w:rsidRDefault="00FA0B56">
                              <w:pPr>
                                <w:pStyle w:val="Footer"/>
                                <w:tabs>
                                  <w:tab w:val="clear" w:pos="4680"/>
                                  <w:tab w:val="clear" w:pos="9360"/>
                                </w:tabs>
                                <w:jc w:val="right"/>
                              </w:pPr>
                              <w:sdt>
                                <w:sdtPr>
                                  <w:rPr>
                                    <w:caps/>
                                    <w:color w:val="5B9BD5" w:themeColor="accent1"/>
                                    <w:sz w:val="20"/>
                                    <w:szCs w:val="20"/>
                                  </w:rPr>
                                  <w:alias w:val="Title"/>
                                  <w:tag w:val=""/>
                                  <w:id w:val="443193802"/>
                                  <w:dataBinding w:prefixMappings="xmlns:ns0='http://purl.org/dc/elements/1.1/' xmlns:ns1='http://schemas.openxmlformats.org/package/2006/metadata/core-properties' " w:xpath="/ns1:coreProperties[1]/ns0:title[1]" w:storeItemID="{6C3C8BC8-F283-45AE-878A-BAB7291924A1}"/>
                                  <w:text/>
                                </w:sdtPr>
                                <w:sdtContent>
                                  <w:ins w:id="952" w:author="Yash Ganthe" w:date="2016-09-15T06:33:00Z">
                                    <w:r>
                                      <w:rPr>
                                        <w:caps/>
                                        <w:color w:val="5B9BD5" w:themeColor="accent1"/>
                                        <w:sz w:val="20"/>
                                        <w:szCs w:val="20"/>
                                      </w:rPr>
                                      <w:t>Goa on Google</w:t>
                                    </w:r>
                                  </w:ins>
                                </w:sdtContent>
                              </w:sdt>
                              <w:r>
                                <w:rPr>
                                  <w:caps/>
                                  <w:color w:val="808080" w:themeColor="background1" w:themeShade="80"/>
                                  <w:sz w:val="20"/>
                                  <w:szCs w:val="20"/>
                                </w:rPr>
                                <w:t> | </w:t>
                              </w:r>
                              <w:sdt>
                                <w:sdtPr>
                                  <w:rPr>
                                    <w:color w:val="808080" w:themeColor="background1" w:themeShade="80"/>
                                    <w:sz w:val="20"/>
                                    <w:szCs w:val="20"/>
                                  </w:rPr>
                                  <w:alias w:val="Subtitle"/>
                                  <w:tag w:val=""/>
                                  <w:id w:val="1021508958"/>
                                  <w:dataBinding w:prefixMappings="xmlns:ns0='http://purl.org/dc/elements/1.1/' xmlns:ns1='http://schemas.openxmlformats.org/package/2006/metadata/core-properties' " w:xpath="/ns1:coreProperties[1]/ns0:subject[1]" w:storeItemID="{6C3C8BC8-F283-45AE-878A-BAB7291924A1}"/>
                                  <w:text/>
                                </w:sdtPr>
                                <w:sdtContent>
                                  <w:ins w:id="953" w:author="Yash Ganthe" w:date="2016-09-15T06:33:00Z">
                                    <w:r>
                                      <w:rPr>
                                        <w:color w:val="808080" w:themeColor="background1" w:themeShade="80"/>
                                        <w:sz w:val="20"/>
                                        <w:szCs w:val="20"/>
                                      </w:rPr>
                                      <w:t>Bringing information to fingertips</w:t>
                                    </w:r>
                                  </w:ins>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6D4B225B" id="Group 159" o:spid="_x0000_s1047" style="position:absolute;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">
                <v:rect id="Rectangle 160" o:spid="_x0000_s1048"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type id="_x0000_t202" coordsize="21600,21600" o:spt="202" path="m,l,21600r21600,l21600,xe">
                  <v:stroke joinstyle="miter"/>
                  <v:path gradientshapeok="t" o:connecttype="rect"/>
                </v:shapetype>
                <v:shape id="Text Box 161" o:spid="_x0000_s1049" type="#_x0000_t202" style="position:absolute;top:95;width:59436;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UZcIA&#10;AADcAAAADwAAAGRycy9kb3ducmV2LnhtbERPS27CMBDdV+IO1iB1VxxYIJRiEGpBYoX49ACjeJqk&#10;xONgO4nL6XGlSuzm6X1nuY6mET05X1tWMJ1kIIgLq2suFXxddm8LED4ga2wsk4Jf8rBejV6WmGs7&#10;8In6cyhFCmGfo4IqhDaX0hcVGfQT2xIn7ts6gyFBV0rtcEjhppGzLJtLgzWnhgpb+qiouJ47o+DY&#10;6yJ0s+HzfshusbtvDz8udkq9juPmHUSgGJ7if/dep/nzKfw9ky6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ZRlwgAAANwAAAAPAAAAAAAAAAAAAAAAAJgCAABkcnMvZG93&#10;bnJldi54bWxQSwUGAAAAAAQABAD1AAAAhwMAAAAA&#10;" filled="f" stroked="f" strokeweight=".5pt">
                  <v:textbox style="mso-fit-shape-to-text:t" inset="0,,0">
                    <w:txbxContent>
                      <w:p w14:paraId="329D849F" w14:textId="53B035D2" w:rsidR="00FA0B56" w:rsidRDefault="00FA0B56">
                        <w:pPr>
                          <w:pStyle w:val="Footer"/>
                          <w:tabs>
                            <w:tab w:val="clear" w:pos="4680"/>
                            <w:tab w:val="clear" w:pos="9360"/>
                          </w:tabs>
                          <w:jc w:val="right"/>
                        </w:pPr>
                        <w:sdt>
                          <w:sdtPr>
                            <w:rPr>
                              <w:caps/>
                              <w:color w:val="5B9BD5" w:themeColor="accent1"/>
                              <w:sz w:val="20"/>
                              <w:szCs w:val="20"/>
                            </w:rPr>
                            <w:alias w:val="Title"/>
                            <w:tag w:val=""/>
                            <w:id w:val="443193802"/>
                            <w:dataBinding w:prefixMappings="xmlns:ns0='http://purl.org/dc/elements/1.1/' xmlns:ns1='http://schemas.openxmlformats.org/package/2006/metadata/core-properties' " w:xpath="/ns1:coreProperties[1]/ns0:title[1]" w:storeItemID="{6C3C8BC8-F283-45AE-878A-BAB7291924A1}"/>
                            <w:text/>
                          </w:sdtPr>
                          <w:sdtContent>
                            <w:ins w:id="954" w:author="Yash Ganthe" w:date="2016-09-15T06:33:00Z">
                              <w:r>
                                <w:rPr>
                                  <w:caps/>
                                  <w:color w:val="5B9BD5" w:themeColor="accent1"/>
                                  <w:sz w:val="20"/>
                                  <w:szCs w:val="20"/>
                                </w:rPr>
                                <w:t>Goa on Google</w:t>
                              </w:r>
                            </w:ins>
                          </w:sdtContent>
                        </w:sdt>
                        <w:r>
                          <w:rPr>
                            <w:caps/>
                            <w:color w:val="808080" w:themeColor="background1" w:themeShade="80"/>
                            <w:sz w:val="20"/>
                            <w:szCs w:val="20"/>
                          </w:rPr>
                          <w:t> | </w:t>
                        </w:r>
                        <w:sdt>
                          <w:sdtPr>
                            <w:rPr>
                              <w:color w:val="808080" w:themeColor="background1" w:themeShade="80"/>
                              <w:sz w:val="20"/>
                              <w:szCs w:val="20"/>
                            </w:rPr>
                            <w:alias w:val="Subtitle"/>
                            <w:tag w:val=""/>
                            <w:id w:val="1021508958"/>
                            <w:dataBinding w:prefixMappings="xmlns:ns0='http://purl.org/dc/elements/1.1/' xmlns:ns1='http://schemas.openxmlformats.org/package/2006/metadata/core-properties' " w:xpath="/ns1:coreProperties[1]/ns0:subject[1]" w:storeItemID="{6C3C8BC8-F283-45AE-878A-BAB7291924A1}"/>
                            <w:text/>
                          </w:sdtPr>
                          <w:sdtContent>
                            <w:ins w:id="955" w:author="Yash Ganthe" w:date="2016-09-15T06:33:00Z">
                              <w:r>
                                <w:rPr>
                                  <w:color w:val="808080" w:themeColor="background1" w:themeShade="80"/>
                                  <w:sz w:val="20"/>
                                  <w:szCs w:val="20"/>
                                </w:rPr>
                                <w:t>Bringing information to fingertips</w:t>
                              </w:r>
                            </w:ins>
                          </w:sdtContent>
                        </w:sdt>
                      </w:p>
                    </w:txbxContent>
                  </v:textbox>
                </v:shape>
                <w10:wrap anchorx="page" anchory="margin"/>
              </v:group>
            </w:pict>
          </mc:Fallback>
        </mc:AlternateContent>
      </w:r>
    </w:ins>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7DBB6" w14:textId="391C723D" w:rsidR="00FA0B56" w:rsidRDefault="00FA0B56">
    <w:pPr>
      <w:pStyle w:val="Footer"/>
    </w:pPr>
    <w:ins w:id="959" w:author="Yash Ganthe" w:date="2016-09-15T06:32:00Z">
      <w:r>
        <w:rPr>
          <w:noProof/>
          <w:lang w:bidi="mr-IN"/>
        </w:rPr>
        <mc:AlternateContent>
          <mc:Choice Requires="wpg">
            <w:drawing>
              <wp:anchor distT="0" distB="0" distL="114300" distR="114300" simplePos="0" relativeHeight="251659264" behindDoc="0" locked="0" layoutInCell="1" allowOverlap="1" wp14:anchorId="135770C5" wp14:editId="1C8DEA8B">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57295" w14:textId="58816859" w:rsidR="00FA0B56" w:rsidRDefault="00FA0B56">
                              <w:pPr>
                                <w:pStyle w:val="Footer"/>
                                <w:tabs>
                                  <w:tab w:val="clear" w:pos="4680"/>
                                  <w:tab w:val="clear" w:pos="9360"/>
                                </w:tabs>
                                <w:jc w:val="right"/>
                              </w:pPr>
                              <w:sdt>
                                <w:sdtPr>
                                  <w:rPr>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ins w:id="960" w:author="Yash Ganthe" w:date="2016-09-15T06:32:00Z">
                                    <w:r>
                                      <w:rPr>
                                        <w:caps/>
                                        <w:color w:val="5B9BD5" w:themeColor="accent1"/>
                                        <w:sz w:val="20"/>
                                        <w:szCs w:val="20"/>
                                      </w:rPr>
                                      <w:t>Goa on Google</w:t>
                                    </w:r>
                                  </w:ins>
                                </w:sdtContent>
                              </w:sdt>
                              <w:r>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ins w:id="961" w:author="Yash Ganthe" w:date="2016-09-15T06:32:00Z">
                                    <w:r>
                                      <w:rPr>
                                        <w:color w:val="808080" w:themeColor="background1" w:themeShade="80"/>
                                        <w:sz w:val="20"/>
                                        <w:szCs w:val="20"/>
                                      </w:rPr>
                                      <w:t>Bringing information to fingertips</w:t>
                                    </w:r>
                                  </w:ins>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135770C5" id="Group 164" o:spid="_x0000_s1050"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">
                <v:rect id="Rectangle 165" o:spid="_x0000_s1051"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1gk8QA&#10;AADcAAAADwAAAGRycy9kb3ducmV2LnhtbERP22rCQBB9F/yHZQRfRDcVDRJdRSqC0lLwhq9DdkyC&#10;2dmYXTX167uFQt/mcK4zWzSmFA+qXWFZwdsgAkGcWl1wpuB4WPcnIJxH1lhaJgXf5GAxb7dmmGj7&#10;5B099j4TIYRdggpy76tESpfmZNANbEUcuIutDfoA60zqGp8h3JRyGEWxNFhwaMixovec0uv+bhTc&#10;RhPeHj+G8ae/nF+v86l3GK++lOp2muUUhKfG/4v/3Bsd5sd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dYJP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Text Box 166" o:spid="_x0000_s1052" type="#_x0000_t202" style="position:absolute;top:95;width:59436;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MEcIA&#10;AADcAAAADwAAAGRycy9kb3ducmV2LnhtbERPzWrCQBC+F3yHZQRvdVMPoURXEWuhJ2mtDzBkxyRt&#10;djbubpLVp+8KQm/z8f3OahNNKwZyvrGs4GWegSAurW64UnD6fn9+BeEDssbWMim4kofNevK0wkLb&#10;kb9oOIZKpBD2BSqoQ+gKKX1Zk0E/tx1x4s7WGQwJukpqh2MKN61cZFkuDTacGmrsaFdT+XvsjYLP&#10;QZehX4xvt0N2if1tf/hxsVdqNo3bJYhAMfyLH+4PnebnOdy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AwRwgAAANwAAAAPAAAAAAAAAAAAAAAAAJgCAABkcnMvZG93&#10;bnJldi54bWxQSwUGAAAAAAQABAD1AAAAhwMAAAAA&#10;" filled="f" stroked="f" strokeweight=".5pt">
                  <v:textbox style="mso-fit-shape-to-text:t" inset="0,,0">
                    <w:txbxContent>
                      <w:p w14:paraId="34A57295" w14:textId="58816859" w:rsidR="00FA0B56" w:rsidRDefault="00FA0B56">
                        <w:pPr>
                          <w:pStyle w:val="Footer"/>
                          <w:tabs>
                            <w:tab w:val="clear" w:pos="4680"/>
                            <w:tab w:val="clear" w:pos="9360"/>
                          </w:tabs>
                          <w:jc w:val="right"/>
                        </w:pPr>
                        <w:sdt>
                          <w:sdtPr>
                            <w:rPr>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ins w:id="962" w:author="Yash Ganthe" w:date="2016-09-15T06:32:00Z">
                              <w:r>
                                <w:rPr>
                                  <w:caps/>
                                  <w:color w:val="5B9BD5" w:themeColor="accent1"/>
                                  <w:sz w:val="20"/>
                                  <w:szCs w:val="20"/>
                                </w:rPr>
                                <w:t>Goa on Google</w:t>
                              </w:r>
                            </w:ins>
                          </w:sdtContent>
                        </w:sdt>
                        <w:r>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ins w:id="963" w:author="Yash Ganthe" w:date="2016-09-15T06:32:00Z">
                              <w:r>
                                <w:rPr>
                                  <w:color w:val="808080" w:themeColor="background1" w:themeShade="80"/>
                                  <w:sz w:val="20"/>
                                  <w:szCs w:val="20"/>
                                </w:rPr>
                                <w:t>Bringing information to fingertips</w:t>
                              </w:r>
                            </w:ins>
                          </w:sdtContent>
                        </w:sdt>
                      </w:p>
                    </w:txbxContent>
                  </v:textbox>
                </v:shape>
                <w10:wrap anchorx="page" anchory="margin"/>
              </v:group>
            </w:pict>
          </mc:Fallback>
        </mc:AlternateContent>
      </w:r>
    </w:ins>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342182" w14:textId="77777777" w:rsidR="00A51D1D" w:rsidRDefault="00A51D1D" w:rsidP="000B2C06">
      <w:pPr>
        <w:spacing w:after="0" w:line="240" w:lineRule="auto"/>
      </w:pPr>
      <w:r>
        <w:separator/>
      </w:r>
    </w:p>
  </w:footnote>
  <w:footnote w:type="continuationSeparator" w:id="0">
    <w:p w14:paraId="3861173D" w14:textId="77777777" w:rsidR="00A51D1D" w:rsidRDefault="00A51D1D" w:rsidP="000B2C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EDE4A" w14:textId="2C725EE4" w:rsidR="000B2C06" w:rsidRPr="00B474A5" w:rsidRDefault="00B474A5">
    <w:pPr>
      <w:pStyle w:val="Header"/>
      <w:rPr>
        <w:b/>
        <w:bCs/>
        <w:sz w:val="28"/>
        <w:szCs w:val="28"/>
        <w:rPrChange w:id="939" w:author="Yash Ganthe" w:date="2016-09-15T06:27:00Z">
          <w:rPr/>
        </w:rPrChange>
      </w:rPr>
    </w:pPr>
    <w:ins w:id="940" w:author="Yash Ganthe" w:date="2016-09-15T06:26:00Z">
      <w:r w:rsidRPr="00B474A5">
        <w:rPr>
          <w:b/>
          <w:bCs/>
          <w:sz w:val="28"/>
          <w:szCs w:val="28"/>
          <w:rPrChange w:id="941" w:author="Yash Ganthe" w:date="2016-09-15T06:27:00Z">
            <w:rPr/>
          </w:rPrChange>
        </w:rPr>
        <w:t>NEWYUG</w:t>
      </w:r>
    </w:ins>
    <w:ins w:id="942" w:author="Anjali" w:date="2016-09-14T22:41:00Z">
      <w:del w:id="943" w:author="Yash Ganthe" w:date="2016-09-15T06:24:00Z">
        <w:r w:rsidR="00685D92" w:rsidRPr="00B474A5" w:rsidDel="00B474A5">
          <w:rPr>
            <w:b/>
            <w:bCs/>
            <w:noProof/>
            <w:sz w:val="28"/>
            <w:szCs w:val="28"/>
            <w:lang w:bidi="mr-IN"/>
            <w:rPrChange w:id="944" w:author="Yash Ganthe" w:date="2016-09-15T06:27:00Z">
              <w:rPr>
                <w:noProof/>
                <w:lang w:bidi="mr-IN"/>
              </w:rPr>
            </w:rPrChange>
          </w:rPr>
          <w:drawing>
            <wp:inline distT="0" distB="0" distL="0" distR="0" wp14:anchorId="67E7B9BE" wp14:editId="405C3537">
              <wp:extent cx="2619375" cy="14001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203139_1769711053286156_5770980899029431375_n.png"/>
                      <pic:cNvPicPr/>
                    </pic:nvPicPr>
                    <pic:blipFill rotWithShape="1">
                      <a:blip r:embed="rId1">
                        <a:extLst>
                          <a:ext uri="{28A0092B-C50C-407E-A947-70E740481C1C}">
                            <a14:useLocalDpi xmlns:a14="http://schemas.microsoft.com/office/drawing/2010/main" val="0"/>
                          </a:ext>
                        </a:extLst>
                      </a:blip>
                      <a:srcRect t="20727" b="25818"/>
                      <a:stretch/>
                    </pic:blipFill>
                    <pic:spPr bwMode="auto">
                      <a:xfrm>
                        <a:off x="0" y="0"/>
                        <a:ext cx="2619375" cy="1400175"/>
                      </a:xfrm>
                      <a:prstGeom prst="rect">
                        <a:avLst/>
                      </a:prstGeom>
                      <a:ln>
                        <a:noFill/>
                      </a:ln>
                      <a:extLst>
                        <a:ext uri="{53640926-AAD7-44D8-BBD7-CCE9431645EC}">
                          <a14:shadowObscured xmlns:a14="http://schemas.microsoft.com/office/drawing/2010/main"/>
                        </a:ext>
                      </a:extLst>
                    </pic:spPr>
                  </pic:pic>
                </a:graphicData>
              </a:graphic>
            </wp:inline>
          </w:drawing>
        </w:r>
      </w:del>
    </w:ins>
    <w:moveToRangeStart w:id="945" w:author="Yash Ganthe" w:date="2016-09-14T02:27:00Z" w:name="move461583375"/>
    <w:moveTo w:id="946" w:author="Yash Ganthe" w:date="2016-09-14T02:27:00Z">
      <w:del w:id="947" w:author="Anjali" w:date="2016-09-14T22:39:00Z">
        <w:r w:rsidR="000B2C06" w:rsidRPr="00B474A5" w:rsidDel="00685D92">
          <w:rPr>
            <w:b/>
            <w:bCs/>
            <w:noProof/>
            <w:sz w:val="28"/>
            <w:szCs w:val="28"/>
            <w:lang w:bidi="mr-IN"/>
            <w:rPrChange w:id="948" w:author="Yash Ganthe" w:date="2016-09-15T06:27:00Z">
              <w:rPr>
                <w:noProof/>
                <w:lang w:bidi="mr-IN"/>
              </w:rPr>
            </w:rPrChange>
          </w:rPr>
          <w:drawing>
            <wp:inline distT="0" distB="0" distL="0" distR="0" wp14:anchorId="61E327EF" wp14:editId="730E6260">
              <wp:extent cx="2314575" cy="10858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203139_1769711053286156_5770980899029431375_n.png"/>
                      <pic:cNvPicPr/>
                    </pic:nvPicPr>
                    <pic:blipFill rotWithShape="1">
                      <a:blip r:embed="rId2">
                        <a:extLst>
                          <a:ext uri="{28A0092B-C50C-407E-A947-70E740481C1C}">
                            <a14:useLocalDpi xmlns:a14="http://schemas.microsoft.com/office/drawing/2010/main" val="0"/>
                          </a:ext>
                        </a:extLst>
                      </a:blip>
                      <a:srcRect b="14322"/>
                      <a:stretch/>
                    </pic:blipFill>
                    <pic:spPr bwMode="auto">
                      <a:xfrm>
                        <a:off x="0" y="0"/>
                        <a:ext cx="2314861" cy="1085984"/>
                      </a:xfrm>
                      <a:prstGeom prst="rect">
                        <a:avLst/>
                      </a:prstGeom>
                      <a:ln>
                        <a:noFill/>
                      </a:ln>
                      <a:extLst>
                        <a:ext uri="{53640926-AAD7-44D8-BBD7-CCE9431645EC}">
                          <a14:shadowObscured xmlns:a14="http://schemas.microsoft.com/office/drawing/2010/main"/>
                        </a:ext>
                      </a:extLst>
                    </pic:spPr>
                  </pic:pic>
                </a:graphicData>
              </a:graphic>
            </wp:inline>
          </w:drawing>
        </w:r>
      </w:del>
    </w:moveTo>
    <w:moveToRangeEnd w:id="945"/>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647D3" w14:textId="5FEE78A7" w:rsidR="00B156EF" w:rsidRDefault="00B156EF" w:rsidP="00B156EF">
    <w:pPr>
      <w:pStyle w:val="Header"/>
      <w:shd w:val="clear" w:color="auto" w:fill="F2F2F2" w:themeFill="background1" w:themeFillShade="F2"/>
      <w:tabs>
        <w:tab w:val="clear" w:pos="9360"/>
        <w:tab w:val="left" w:pos="885"/>
        <w:tab w:val="left" w:pos="8145"/>
      </w:tabs>
      <w:ind w:left="-1440" w:right="-1440"/>
      <w:pPrChange w:id="956" w:author="Yash Ganthe" w:date="2016-09-15T06:21:00Z">
        <w:pPr>
          <w:pStyle w:val="Header"/>
        </w:pPr>
      </w:pPrChange>
    </w:pPr>
    <w:ins w:id="957" w:author="Yash Ganthe" w:date="2016-09-15T06:20:00Z">
      <w:r>
        <w:tab/>
      </w:r>
      <w:r>
        <w:tab/>
      </w:r>
    </w:ins>
    <w:ins w:id="958" w:author="Yash Ganthe" w:date="2016-09-15T06:14:00Z">
      <w:r>
        <w:rPr>
          <w:noProof/>
          <w:lang w:bidi="mr-IN"/>
        </w:rPr>
        <w:drawing>
          <wp:inline distT="0" distB="0" distL="0" distR="0" wp14:anchorId="31877FCE" wp14:editId="211D67C5">
            <wp:extent cx="4505325" cy="90487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nsit_options.png"/>
                    <pic:cNvPicPr/>
                  </pic:nvPicPr>
                  <pic:blipFill>
                    <a:blip r:embed="rId1">
                      <a:extLst>
                        <a:ext uri="{28A0092B-C50C-407E-A947-70E740481C1C}">
                          <a14:useLocalDpi xmlns:a14="http://schemas.microsoft.com/office/drawing/2010/main" val="0"/>
                        </a:ext>
                      </a:extLst>
                    </a:blip>
                    <a:stretch>
                      <a:fillRect/>
                    </a:stretch>
                  </pic:blipFill>
                  <pic:spPr>
                    <a:xfrm>
                      <a:off x="0" y="0"/>
                      <a:ext cx="4505325" cy="904875"/>
                    </a:xfrm>
                    <a:prstGeom prst="rect">
                      <a:avLst/>
                    </a:prstGeom>
                  </pic:spPr>
                </pic:pic>
              </a:graphicData>
            </a:graphic>
          </wp:inline>
        </w:drawing>
      </w:r>
    </w:ins>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33872A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7050DD"/>
    <w:multiLevelType w:val="hybridMultilevel"/>
    <w:tmpl w:val="E242A3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EA3923"/>
    <w:multiLevelType w:val="hybridMultilevel"/>
    <w:tmpl w:val="46FC9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A617B1"/>
    <w:multiLevelType w:val="hybridMultilevel"/>
    <w:tmpl w:val="35B6ED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59F6F5D"/>
    <w:multiLevelType w:val="hybridMultilevel"/>
    <w:tmpl w:val="BF98B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57531C"/>
    <w:multiLevelType w:val="hybridMultilevel"/>
    <w:tmpl w:val="2812A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813F73"/>
    <w:multiLevelType w:val="hybridMultilevel"/>
    <w:tmpl w:val="D78CA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1"/>
  </w:num>
  <w:num w:numId="5">
    <w:abstractNumId w:val="2"/>
  </w:num>
  <w:num w:numId="6">
    <w:abstractNumId w:val="3"/>
  </w:num>
  <w:num w:numId="7">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sh Ganthe">
    <w15:presenceInfo w15:providerId="AD" w15:userId="S-1-5-21-2000478354-299502267-725345543-2975"/>
  </w15:person>
  <w15:person w15:author="Anjali">
    <w15:presenceInfo w15:providerId="None" w15:userId="Anja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344"/>
    <w:rsid w:val="000578FA"/>
    <w:rsid w:val="000B2C06"/>
    <w:rsid w:val="000C0D02"/>
    <w:rsid w:val="000E751F"/>
    <w:rsid w:val="00100F33"/>
    <w:rsid w:val="001F0F29"/>
    <w:rsid w:val="00322D60"/>
    <w:rsid w:val="00345C94"/>
    <w:rsid w:val="004B6774"/>
    <w:rsid w:val="004D571F"/>
    <w:rsid w:val="004E6A41"/>
    <w:rsid w:val="00502E0A"/>
    <w:rsid w:val="00515AB8"/>
    <w:rsid w:val="00526FE8"/>
    <w:rsid w:val="0068322E"/>
    <w:rsid w:val="00685D92"/>
    <w:rsid w:val="006A3172"/>
    <w:rsid w:val="006E37C9"/>
    <w:rsid w:val="00852ECA"/>
    <w:rsid w:val="00955B9F"/>
    <w:rsid w:val="00A51D1D"/>
    <w:rsid w:val="00A85163"/>
    <w:rsid w:val="00AB151E"/>
    <w:rsid w:val="00B156EF"/>
    <w:rsid w:val="00B474A5"/>
    <w:rsid w:val="00B64AB7"/>
    <w:rsid w:val="00C63AAF"/>
    <w:rsid w:val="00CE2D93"/>
    <w:rsid w:val="00D118B1"/>
    <w:rsid w:val="00D208EB"/>
    <w:rsid w:val="00E61D61"/>
    <w:rsid w:val="00F43344"/>
    <w:rsid w:val="00F5449B"/>
    <w:rsid w:val="00FA0B5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F1841"/>
  <w15:chartTrackingRefBased/>
  <w15:docId w15:val="{2AACC969-DE82-4DB9-B7A4-8356B520E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55B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5B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B6774"/>
  </w:style>
  <w:style w:type="character" w:styleId="Hyperlink">
    <w:name w:val="Hyperlink"/>
    <w:basedOn w:val="DefaultParagraphFont"/>
    <w:uiPriority w:val="99"/>
    <w:unhideWhenUsed/>
    <w:rsid w:val="004B6774"/>
    <w:rPr>
      <w:color w:val="0000FF"/>
      <w:u w:val="single"/>
    </w:rPr>
  </w:style>
  <w:style w:type="character" w:customStyle="1" w:styleId="Heading1Char">
    <w:name w:val="Heading 1 Char"/>
    <w:basedOn w:val="DefaultParagraphFont"/>
    <w:link w:val="Heading1"/>
    <w:uiPriority w:val="9"/>
    <w:rsid w:val="00955B9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55B9F"/>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6A3172"/>
    <w:pPr>
      <w:spacing w:after="0" w:line="240" w:lineRule="auto"/>
    </w:pPr>
    <w:rPr>
      <w:rFonts w:eastAsiaTheme="minorEastAsia"/>
    </w:rPr>
  </w:style>
  <w:style w:type="character" w:customStyle="1" w:styleId="NoSpacingChar">
    <w:name w:val="No Spacing Char"/>
    <w:basedOn w:val="DefaultParagraphFont"/>
    <w:link w:val="NoSpacing"/>
    <w:uiPriority w:val="1"/>
    <w:rsid w:val="006A3172"/>
    <w:rPr>
      <w:rFonts w:eastAsiaTheme="minorEastAsia"/>
    </w:rPr>
  </w:style>
  <w:style w:type="paragraph" w:styleId="TOCHeading">
    <w:name w:val="TOC Heading"/>
    <w:basedOn w:val="Heading1"/>
    <w:next w:val="Normal"/>
    <w:uiPriority w:val="39"/>
    <w:unhideWhenUsed/>
    <w:qFormat/>
    <w:rsid w:val="006A3172"/>
    <w:pPr>
      <w:outlineLvl w:val="9"/>
    </w:pPr>
  </w:style>
  <w:style w:type="paragraph" w:styleId="TOC1">
    <w:name w:val="toc 1"/>
    <w:basedOn w:val="Normal"/>
    <w:next w:val="Normal"/>
    <w:autoRedefine/>
    <w:uiPriority w:val="39"/>
    <w:unhideWhenUsed/>
    <w:rsid w:val="006A3172"/>
    <w:pPr>
      <w:spacing w:after="100"/>
    </w:pPr>
  </w:style>
  <w:style w:type="paragraph" w:styleId="TOC2">
    <w:name w:val="toc 2"/>
    <w:basedOn w:val="Normal"/>
    <w:next w:val="Normal"/>
    <w:autoRedefine/>
    <w:uiPriority w:val="39"/>
    <w:unhideWhenUsed/>
    <w:rsid w:val="006A3172"/>
    <w:pPr>
      <w:spacing w:after="100"/>
      <w:ind w:left="220"/>
    </w:pPr>
  </w:style>
  <w:style w:type="paragraph" w:styleId="ListParagraph">
    <w:name w:val="List Paragraph"/>
    <w:basedOn w:val="Normal"/>
    <w:uiPriority w:val="34"/>
    <w:qFormat/>
    <w:rsid w:val="006A3172"/>
    <w:pPr>
      <w:spacing w:after="200" w:line="276" w:lineRule="auto"/>
      <w:ind w:left="720"/>
      <w:contextualSpacing/>
    </w:pPr>
    <w:rPr>
      <w:rFonts w:eastAsiaTheme="minorEastAsia"/>
    </w:rPr>
  </w:style>
  <w:style w:type="paragraph" w:styleId="NormalWeb">
    <w:name w:val="Normal (Web)"/>
    <w:basedOn w:val="Normal"/>
    <w:uiPriority w:val="99"/>
    <w:rsid w:val="006A3172"/>
    <w:pPr>
      <w:spacing w:after="200" w:line="240" w:lineRule="auto"/>
    </w:pPr>
    <w:rPr>
      <w:rFonts w:eastAsiaTheme="minorEastAsia"/>
      <w:szCs w:val="20"/>
    </w:rPr>
  </w:style>
  <w:style w:type="character" w:styleId="CommentReference">
    <w:name w:val="annotation reference"/>
    <w:basedOn w:val="DefaultParagraphFont"/>
    <w:uiPriority w:val="99"/>
    <w:semiHidden/>
    <w:unhideWhenUsed/>
    <w:rsid w:val="000E751F"/>
    <w:rPr>
      <w:sz w:val="16"/>
      <w:szCs w:val="16"/>
    </w:rPr>
  </w:style>
  <w:style w:type="paragraph" w:styleId="CommentText">
    <w:name w:val="annotation text"/>
    <w:basedOn w:val="Normal"/>
    <w:link w:val="CommentTextChar"/>
    <w:uiPriority w:val="99"/>
    <w:semiHidden/>
    <w:unhideWhenUsed/>
    <w:rsid w:val="000E751F"/>
    <w:pPr>
      <w:spacing w:line="240" w:lineRule="auto"/>
    </w:pPr>
    <w:rPr>
      <w:sz w:val="20"/>
      <w:szCs w:val="20"/>
    </w:rPr>
  </w:style>
  <w:style w:type="character" w:customStyle="1" w:styleId="CommentTextChar">
    <w:name w:val="Comment Text Char"/>
    <w:basedOn w:val="DefaultParagraphFont"/>
    <w:link w:val="CommentText"/>
    <w:uiPriority w:val="99"/>
    <w:semiHidden/>
    <w:rsid w:val="000E751F"/>
    <w:rPr>
      <w:sz w:val="20"/>
      <w:szCs w:val="20"/>
    </w:rPr>
  </w:style>
  <w:style w:type="paragraph" w:styleId="CommentSubject">
    <w:name w:val="annotation subject"/>
    <w:basedOn w:val="CommentText"/>
    <w:next w:val="CommentText"/>
    <w:link w:val="CommentSubjectChar"/>
    <w:uiPriority w:val="99"/>
    <w:semiHidden/>
    <w:unhideWhenUsed/>
    <w:rsid w:val="000E751F"/>
    <w:rPr>
      <w:b/>
      <w:bCs/>
    </w:rPr>
  </w:style>
  <w:style w:type="character" w:customStyle="1" w:styleId="CommentSubjectChar">
    <w:name w:val="Comment Subject Char"/>
    <w:basedOn w:val="CommentTextChar"/>
    <w:link w:val="CommentSubject"/>
    <w:uiPriority w:val="99"/>
    <w:semiHidden/>
    <w:rsid w:val="000E751F"/>
    <w:rPr>
      <w:b/>
      <w:bCs/>
      <w:sz w:val="20"/>
      <w:szCs w:val="20"/>
    </w:rPr>
  </w:style>
  <w:style w:type="paragraph" w:styleId="BalloonText">
    <w:name w:val="Balloon Text"/>
    <w:basedOn w:val="Normal"/>
    <w:link w:val="BalloonTextChar"/>
    <w:uiPriority w:val="99"/>
    <w:semiHidden/>
    <w:unhideWhenUsed/>
    <w:rsid w:val="000E75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751F"/>
    <w:rPr>
      <w:rFonts w:ascii="Segoe UI" w:hAnsi="Segoe UI" w:cs="Segoe UI"/>
      <w:sz w:val="18"/>
      <w:szCs w:val="18"/>
    </w:rPr>
  </w:style>
  <w:style w:type="paragraph" w:styleId="ListBullet">
    <w:name w:val="List Bullet"/>
    <w:basedOn w:val="Normal"/>
    <w:uiPriority w:val="99"/>
    <w:unhideWhenUsed/>
    <w:rsid w:val="00345C94"/>
    <w:pPr>
      <w:numPr>
        <w:numId w:val="2"/>
      </w:numPr>
      <w:contextualSpacing/>
    </w:pPr>
  </w:style>
  <w:style w:type="paragraph" w:styleId="Header">
    <w:name w:val="header"/>
    <w:basedOn w:val="Normal"/>
    <w:link w:val="HeaderChar"/>
    <w:uiPriority w:val="99"/>
    <w:unhideWhenUsed/>
    <w:rsid w:val="000B2C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C06"/>
  </w:style>
  <w:style w:type="paragraph" w:styleId="Footer">
    <w:name w:val="footer"/>
    <w:basedOn w:val="Normal"/>
    <w:link w:val="FooterChar"/>
    <w:uiPriority w:val="99"/>
    <w:unhideWhenUsed/>
    <w:rsid w:val="000B2C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C06"/>
  </w:style>
  <w:style w:type="table" w:styleId="TableGrid">
    <w:name w:val="Table Grid"/>
    <w:basedOn w:val="TableNormal"/>
    <w:uiPriority w:val="39"/>
    <w:rsid w:val="00AB15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microsoft.com/office/2011/relationships/commentsExtended" Target="commentsExtended.xml"/><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omments" Target="comments.xm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7.png"/><Relationship Id="rId30" Type="http://schemas.openxmlformats.org/officeDocument/2006/relationships/header" Target="header1.xml"/><Relationship Id="rId35" Type="http://schemas.microsoft.com/office/2011/relationships/people" Target="peop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project makes innovative use of technology and the power of internet to make accurate travel information available to tourists as well as locals.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7C8954-7B1A-40A1-A2FB-1E6D4CE4C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8</Pages>
  <Words>1585</Words>
  <Characters>9037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Goa on Google</vt:lpstr>
    </vt:vector>
  </TitlesOfParts>
  <Company/>
  <LinksUpToDate>false</LinksUpToDate>
  <CharactersWithSpaces>10601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Goa on Google</dc:title>
  <dc:subject>Bringing information to fingertips</dc:subject>
  <dc:creator>Anjali</dc:creator>
  <cp:keywords/>
  <dc:description/>
  <cp:lastModifiedBy>Yash Ganthe</cp:lastModifiedBy>
  <cp:revision>6</cp:revision>
  <dcterms:created xsi:type="dcterms:W3CDTF">2016-09-13T07:32:00Z</dcterms:created>
  <dcterms:modified xsi:type="dcterms:W3CDTF">2016-09-15T01:54:00Z</dcterms:modified>
</cp:coreProperties>
</file>