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customXmlInsRangeStart w:id="0" w:author="Yash Ganthe" w:date="2016-09-14T00:46:00Z"/>
    <w:sdt>
      <w:sdtPr>
        <w:id w:val="-363748497"/>
        <w:docPartObj>
          <w:docPartGallery w:val="Cover Pages"/>
          <w:docPartUnique/>
        </w:docPartObj>
      </w:sdtPr>
      <w:sdtContent>
        <w:customXmlInsRangeEnd w:id="0"/>
        <w:p w14:paraId="1CC931F0" w14:textId="77777777" w:rsidR="006A3172" w:rsidRDefault="006A3172">
          <w:pPr>
            <w:rPr>
              <w:ins w:id="1" w:author="Yash Ganthe" w:date="2016-09-14T00:46:00Z"/>
            </w:rPr>
          </w:pPr>
          <w:ins w:id="2" w:author="Yash Ganthe" w:date="2016-09-14T00:46:00Z">
            <w:r>
              <w:rPr>
                <w:noProof/>
                <w:lang w:bidi="mr-IN"/>
              </w:rPr>
              <mc:AlternateContent>
                <mc:Choice Requires="wpg">
                  <w:drawing>
                    <wp:anchor distT="0" distB="0" distL="114300" distR="114300" simplePos="0" relativeHeight="251666432" behindDoc="0" locked="0" layoutInCell="1" allowOverlap="1" wp14:anchorId="32EB6838" wp14:editId="0C09EFA2">
                      <wp:simplePos x="0" y="0"/>
                      <wp:positionH relativeFrom="margin">
                        <wp:align>center</wp:align>
                      </wp:positionH>
                      <wp:positionV relativeFrom="page">
                        <wp:posOffset>-207010</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B2DAAB" id="Group 149" o:spid="_x0000_s1026" style="position:absolute;margin-left:0;margin-top:-16.3pt;width:8in;height:95.7pt;z-index:251666432;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margin" anchory="page"/>
                    </v:group>
                  </w:pict>
                </mc:Fallback>
              </mc:AlternateContent>
            </w:r>
            <w:r>
              <w:rPr>
                <w:noProof/>
                <w:lang w:bidi="mr-IN"/>
              </w:rPr>
              <mc:AlternateContent>
                <mc:Choice Requires="wps">
                  <w:drawing>
                    <wp:anchor distT="0" distB="0" distL="114300" distR="114300" simplePos="0" relativeHeight="251664384" behindDoc="0" locked="0" layoutInCell="1" allowOverlap="1" wp14:anchorId="743AD1AC" wp14:editId="0F8A99B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047525" w14:textId="77777777" w:rsidR="006A3172" w:rsidRDefault="006A3172">
                                      <w:pPr>
                                        <w:pStyle w:val="NoSpacing"/>
                                        <w:jc w:val="right"/>
                                        <w:rPr>
                                          <w:color w:val="595959" w:themeColor="text1" w:themeTint="A6"/>
                                          <w:sz w:val="28"/>
                                          <w:szCs w:val="28"/>
                                        </w:rPr>
                                      </w:pPr>
                                      <w:ins w:id="3" w:author="Yash Ganthe" w:date="2016-09-14T00:46:00Z">
                                        <w:r>
                                          <w:rPr>
                                            <w:color w:val="595959" w:themeColor="text1" w:themeTint="A6"/>
                                            <w:sz w:val="28"/>
                                            <w:szCs w:val="28"/>
                                          </w:rPr>
                                          <w:t>Anjali</w:t>
                                        </w:r>
                                      </w:ins>
                                    </w:p>
                                  </w:sdtContent>
                                </w:sdt>
                                <w:p w14:paraId="7E0ED857" w14:textId="77777777" w:rsidR="006A3172" w:rsidRDefault="006A317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43AD1AC" id="_x0000_t202" coordsize="21600,21600" o:spt="202" path="m,l,21600r21600,l21600,xe">
                      <v:stroke joinstyle="miter"/>
                      <v:path gradientshapeok="t" o:connecttype="rect"/>
                    </v:shapetype>
                    <v:shape id="Text Box 152" o:spid="_x0000_s1026" type="#_x0000_t202" style="position:absolute;margin-left:0;margin-top:0;width:8in;height:1in;z-index:25166438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047525" w14:textId="77777777" w:rsidR="006A3172" w:rsidRDefault="006A3172">
                                <w:pPr>
                                  <w:pStyle w:val="NoSpacing"/>
                                  <w:jc w:val="right"/>
                                  <w:rPr>
                                    <w:color w:val="595959" w:themeColor="text1" w:themeTint="A6"/>
                                    <w:sz w:val="28"/>
                                    <w:szCs w:val="28"/>
                                  </w:rPr>
                                </w:pPr>
                                <w:ins w:id="4" w:author="Yash Ganthe" w:date="2016-09-14T00:46:00Z">
                                  <w:r>
                                    <w:rPr>
                                      <w:color w:val="595959" w:themeColor="text1" w:themeTint="A6"/>
                                      <w:sz w:val="28"/>
                                      <w:szCs w:val="28"/>
                                    </w:rPr>
                                    <w:t>Anjali</w:t>
                                  </w:r>
                                </w:ins>
                              </w:p>
                            </w:sdtContent>
                          </w:sdt>
                          <w:p w14:paraId="7E0ED857" w14:textId="77777777" w:rsidR="006A3172" w:rsidRDefault="006A317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lang w:bidi="mr-IN"/>
              </w:rPr>
              <mc:AlternateContent>
                <mc:Choice Requires="wps">
                  <w:drawing>
                    <wp:anchor distT="0" distB="0" distL="114300" distR="114300" simplePos="0" relativeHeight="251665408" behindDoc="0" locked="0" layoutInCell="1" allowOverlap="1" wp14:anchorId="5336C57C" wp14:editId="77430A0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1993BD" w14:textId="77777777" w:rsidR="006A3172" w:rsidRDefault="006A3172">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3845B54B" w14:textId="77777777" w:rsidR="006A3172" w:rsidRDefault="006A3172">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336C57C" id="Text Box 153" o:spid="_x0000_s1027" type="#_x0000_t202" style="position:absolute;margin-left:0;margin-top:0;width:8in;height:79.5pt;z-index:25166540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681993BD" w14:textId="77777777" w:rsidR="006A3172" w:rsidRDefault="006A3172">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3845B54B" w14:textId="77777777" w:rsidR="006A3172" w:rsidRDefault="006A3172">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ins>
        </w:p>
        <w:p w14:paraId="6D8D8CDE" w14:textId="77777777" w:rsidR="006A3172" w:rsidRDefault="00502E0A">
          <w:pPr>
            <w:rPr>
              <w:ins w:id="5" w:author="Yash Ganthe" w:date="2016-09-14T00:46:00Z"/>
            </w:rPr>
          </w:pPr>
          <w:ins w:id="6" w:author="Yash Ganthe" w:date="2016-09-14T02:09:00Z">
            <w:r>
              <w:rPr>
                <w:rFonts w:asciiTheme="majorHAnsi" w:hAnsiTheme="majorHAnsi"/>
                <w:b/>
                <w:noProof/>
                <w:color w:val="2E74B5" w:themeColor="accent1" w:themeShade="BF"/>
                <w:sz w:val="40"/>
                <w:szCs w:val="32"/>
                <w:lang w:bidi="mr-IN"/>
              </w:rPr>
              <w:drawing>
                <wp:inline distT="0" distB="0" distL="0" distR="0" wp14:anchorId="61E387AD" wp14:editId="70D8E46B">
                  <wp:extent cx="5943600" cy="25584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Trans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ins>
          <w:ins w:id="7" w:author="Yash Ganthe" w:date="2016-09-14T00:46:00Z">
            <w:r>
              <w:rPr>
                <w:noProof/>
                <w:lang w:bidi="mr-IN"/>
              </w:rPr>
              <mc:AlternateContent>
                <mc:Choice Requires="wps">
                  <w:drawing>
                    <wp:anchor distT="0" distB="0" distL="114300" distR="114300" simplePos="0" relativeHeight="251663360" behindDoc="0" locked="0" layoutInCell="1" allowOverlap="1" wp14:anchorId="4BBFBE47" wp14:editId="15F388BB">
                      <wp:simplePos x="0" y="0"/>
                      <wp:positionH relativeFrom="page">
                        <wp:posOffset>228600</wp:posOffset>
                      </wp:positionH>
                      <wp:positionV relativeFrom="page">
                        <wp:posOffset>4810125</wp:posOffset>
                      </wp:positionV>
                      <wp:extent cx="7315200" cy="185420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854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E76910" w14:textId="77777777" w:rsidR="006A3172" w:rsidRDefault="00502E0A">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ins w:id="8" w:author="Yash Ganthe" w:date="2016-09-14T02:06:00Z">
                                        <w:r>
                                          <w:rPr>
                                            <w:caps/>
                                            <w:color w:val="5B9BD5" w:themeColor="accent1"/>
                                            <w:sz w:val="64"/>
                                            <w:szCs w:val="64"/>
                                          </w:rPr>
                                          <w:t>Goa on Googl</w:t>
                                        </w:r>
                                        <w:r>
                                          <w:rPr>
                                            <w:caps/>
                                            <w:color w:val="5B9BD5" w:themeColor="accent1"/>
                                            <w:sz w:val="64"/>
                                            <w:szCs w:val="64"/>
                                          </w:rPr>
                                          <w:t>e</w:t>
                                        </w:r>
                                      </w:ins>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B6688D" w14:textId="77777777" w:rsidR="006A3172" w:rsidRDefault="00502E0A">
                                      <w:pPr>
                                        <w:jc w:val="right"/>
                                        <w:rPr>
                                          <w:smallCaps/>
                                          <w:color w:val="404040" w:themeColor="text1" w:themeTint="BF"/>
                                          <w:sz w:val="36"/>
                                          <w:szCs w:val="36"/>
                                        </w:rPr>
                                      </w:pPr>
                                      <w:ins w:id="9" w:author="Yash Ganthe" w:date="2016-09-14T02:09:00Z">
                                        <w:r>
                                          <w:rPr>
                                            <w:color w:val="404040" w:themeColor="text1" w:themeTint="BF"/>
                                            <w:sz w:val="36"/>
                                            <w:szCs w:val="36"/>
                                          </w:rPr>
                                          <w:t>Bringing information to fingertip</w:t>
                                        </w:r>
                                        <w:r>
                                          <w:rPr>
                                            <w:color w:val="404040" w:themeColor="text1" w:themeTint="BF"/>
                                            <w:sz w:val="36"/>
                                            <w:szCs w:val="36"/>
                                          </w:rPr>
                                          <w:t>s</w:t>
                                        </w:r>
                                      </w:ins>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BBFBE47" id="Text Box 154" o:spid="_x0000_s1028" type="#_x0000_t202" style="position:absolute;margin-left:18pt;margin-top:378.75pt;width:8in;height:146pt;z-index:25166336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" filled="f" stroked="f" strokeweight=".5pt">
                      <v:textbox inset="126pt,0,54pt,0">
                        <w:txbxContent>
                          <w:p w14:paraId="34E76910" w14:textId="77777777" w:rsidR="006A3172" w:rsidRDefault="00502E0A">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ins w:id="10" w:author="Yash Ganthe" w:date="2016-09-14T02:06:00Z">
                                  <w:r>
                                    <w:rPr>
                                      <w:caps/>
                                      <w:color w:val="5B9BD5" w:themeColor="accent1"/>
                                      <w:sz w:val="64"/>
                                      <w:szCs w:val="64"/>
                                    </w:rPr>
                                    <w:t>Goa on Googl</w:t>
                                  </w:r>
                                  <w:r>
                                    <w:rPr>
                                      <w:caps/>
                                      <w:color w:val="5B9BD5" w:themeColor="accent1"/>
                                      <w:sz w:val="64"/>
                                      <w:szCs w:val="64"/>
                                    </w:rPr>
                                    <w:t>e</w:t>
                                  </w:r>
                                </w:ins>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B6688D" w14:textId="77777777" w:rsidR="006A3172" w:rsidRDefault="00502E0A">
                                <w:pPr>
                                  <w:jc w:val="right"/>
                                  <w:rPr>
                                    <w:smallCaps/>
                                    <w:color w:val="404040" w:themeColor="text1" w:themeTint="BF"/>
                                    <w:sz w:val="36"/>
                                    <w:szCs w:val="36"/>
                                  </w:rPr>
                                </w:pPr>
                                <w:ins w:id="11" w:author="Yash Ganthe" w:date="2016-09-14T02:09:00Z">
                                  <w:r>
                                    <w:rPr>
                                      <w:color w:val="404040" w:themeColor="text1" w:themeTint="BF"/>
                                      <w:sz w:val="36"/>
                                      <w:szCs w:val="36"/>
                                    </w:rPr>
                                    <w:t>Bringing information to fingertip</w:t>
                                  </w:r>
                                  <w:r>
                                    <w:rPr>
                                      <w:color w:val="404040" w:themeColor="text1" w:themeTint="BF"/>
                                      <w:sz w:val="36"/>
                                      <w:szCs w:val="36"/>
                                    </w:rPr>
                                    <w:t>s</w:t>
                                  </w:r>
                                </w:ins>
                              </w:p>
                            </w:sdtContent>
                          </w:sdt>
                        </w:txbxContent>
                      </v:textbox>
                      <w10:wrap type="square" anchorx="page" anchory="page"/>
                    </v:shape>
                  </w:pict>
                </mc:Fallback>
              </mc:AlternateContent>
            </w:r>
            <w:r w:rsidR="006A3172">
              <w:br w:type="page"/>
            </w:r>
          </w:ins>
          <w:moveToRangeStart w:id="12" w:author="Yash Ganthe" w:date="2016-09-14T00:47:00Z" w:name="move461577280"/>
          <w:moveTo w:id="13" w:author="Yash Ganthe" w:date="2016-09-14T00:47:00Z">
            <w:del w:id="14" w:author="Yash Ganthe" w:date="2016-09-14T02:09:00Z">
              <w:r w:rsidR="006A3172" w:rsidDel="00502E0A">
                <w:rPr>
                  <w:rFonts w:asciiTheme="majorHAnsi" w:hAnsiTheme="majorHAnsi"/>
                  <w:b/>
                  <w:noProof/>
                  <w:color w:val="2E74B5" w:themeColor="accent1" w:themeShade="BF"/>
                  <w:sz w:val="40"/>
                  <w:szCs w:val="32"/>
                  <w:lang w:bidi="mr-IN"/>
                </w:rPr>
                <w:drawing>
                  <wp:inline distT="0" distB="0" distL="0" distR="0" wp14:anchorId="3AD126BB" wp14:editId="04C7A1A3">
                    <wp:extent cx="5943600" cy="2558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Trans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del>
          </w:moveTo>
        </w:p>
        <w:moveToRangeEnd w:id="12" w:displacedByCustomXml="next"/>
        <w:customXmlInsRangeStart w:id="15" w:author="Yash Ganthe" w:date="2016-09-14T00:46:00Z"/>
      </w:sdtContent>
    </w:sdt>
    <w:customXmlInsRangeEnd w:id="15"/>
    <w:p w14:paraId="6A6201D4" w14:textId="77777777" w:rsidR="00322D60" w:rsidRDefault="00F43344" w:rsidP="000578FA">
      <w:pPr>
        <w:spacing w:after="0"/>
        <w:jc w:val="center"/>
      </w:pPr>
      <w:moveFromRangeStart w:id="16" w:author="Yash Ganthe" w:date="2016-09-14T02:27:00Z" w:name="move461583375"/>
      <w:moveFrom w:id="17" w:author="Yash Ganthe" w:date="2016-09-14T02:27:00Z">
        <w:r w:rsidDel="000B2C06">
          <w:rPr>
            <w:noProof/>
            <w:lang w:bidi="mr-IN"/>
          </w:rPr>
          <w:lastRenderedPageBreak/>
          <w:drawing>
            <wp:inline distT="0" distB="0" distL="0" distR="0" wp14:anchorId="7990AB8D" wp14:editId="3E12290C">
              <wp:extent cx="3790950" cy="1085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203139_1769711053286156_5770980899029431375_n.png"/>
                      <pic:cNvPicPr/>
                    </pic:nvPicPr>
                    <pic:blipFill rotWithShape="1">
                      <a:blip r:embed="rId11">
                        <a:extLst>
                          <a:ext uri="{28A0092B-C50C-407E-A947-70E740481C1C}">
                            <a14:useLocalDpi xmlns:a14="http://schemas.microsoft.com/office/drawing/2010/main" val="0"/>
                          </a:ext>
                        </a:extLst>
                      </a:blip>
                      <a:srcRect b="14322"/>
                      <a:stretch/>
                    </pic:blipFill>
                    <pic:spPr bwMode="auto">
                      <a:xfrm>
                        <a:off x="0" y="0"/>
                        <a:ext cx="3791407" cy="1085981"/>
                      </a:xfrm>
                      <a:prstGeom prst="rect">
                        <a:avLst/>
                      </a:prstGeom>
                      <a:ln>
                        <a:noFill/>
                      </a:ln>
                      <a:extLst>
                        <a:ext uri="{53640926-AAD7-44D8-BBD7-CCE9431645EC}">
                          <a14:shadowObscured xmlns:a14="http://schemas.microsoft.com/office/drawing/2010/main"/>
                        </a:ext>
                      </a:extLst>
                    </pic:spPr>
                  </pic:pic>
                </a:graphicData>
              </a:graphic>
            </wp:inline>
          </w:drawing>
        </w:r>
      </w:moveFrom>
      <w:moveFromRangeEnd w:id="16"/>
    </w:p>
    <w:p w14:paraId="4CED127C" w14:textId="77777777" w:rsidR="001F0F29" w:rsidRDefault="001F0F29" w:rsidP="000578FA">
      <w:pPr>
        <w:spacing w:after="0"/>
        <w:jc w:val="center"/>
        <w:rPr>
          <w:rFonts w:ascii="Baskerville Old Face" w:hAnsi="Baskerville Old Face"/>
          <w:color w:val="2E74B5" w:themeColor="accent1" w:themeShade="BF"/>
          <w:sz w:val="28"/>
          <w:szCs w:val="28"/>
        </w:rPr>
      </w:pPr>
      <w:proofErr w:type="spellStart"/>
      <w:r>
        <w:rPr>
          <w:rFonts w:ascii="Baskerville Old Face" w:hAnsi="Baskerville Old Face"/>
          <w:color w:val="2E74B5" w:themeColor="accent1" w:themeShade="BF"/>
          <w:sz w:val="28"/>
          <w:szCs w:val="28"/>
        </w:rPr>
        <w:t>NewYug</w:t>
      </w:r>
      <w:proofErr w:type="spellEnd"/>
      <w:r>
        <w:rPr>
          <w:rFonts w:ascii="Baskerville Old Face" w:hAnsi="Baskerville Old Face"/>
          <w:color w:val="2E74B5" w:themeColor="accent1" w:themeShade="BF"/>
          <w:sz w:val="28"/>
          <w:szCs w:val="28"/>
        </w:rPr>
        <w:t xml:space="preserve"> Technologies</w:t>
      </w:r>
    </w:p>
    <w:p w14:paraId="3DEAEB2D" w14:textId="77777777" w:rsidR="001F0F29" w:rsidRDefault="001F0F29" w:rsidP="000578FA">
      <w:pPr>
        <w:spacing w:after="0"/>
        <w:jc w:val="center"/>
        <w:rPr>
          <w:rFonts w:ascii="Baskerville Old Face" w:hAnsi="Baskerville Old Face"/>
          <w:color w:val="2E74B5" w:themeColor="accent1" w:themeShade="BF"/>
          <w:sz w:val="28"/>
          <w:szCs w:val="28"/>
        </w:rPr>
      </w:pPr>
      <w:r>
        <w:rPr>
          <w:rFonts w:ascii="Baskerville Old Face" w:hAnsi="Baskerville Old Face"/>
          <w:color w:val="2E74B5" w:themeColor="accent1" w:themeShade="BF"/>
          <w:sz w:val="28"/>
          <w:szCs w:val="28"/>
        </w:rPr>
        <w:t xml:space="preserve">F-5, </w:t>
      </w:r>
      <w:proofErr w:type="spellStart"/>
      <w:r>
        <w:rPr>
          <w:rFonts w:ascii="Baskerville Old Face" w:hAnsi="Baskerville Old Face"/>
          <w:color w:val="2E74B5" w:themeColor="accent1" w:themeShade="BF"/>
          <w:sz w:val="28"/>
          <w:szCs w:val="28"/>
        </w:rPr>
        <w:t>Mansukh</w:t>
      </w:r>
      <w:proofErr w:type="spellEnd"/>
      <w:r>
        <w:rPr>
          <w:rFonts w:ascii="Baskerville Old Face" w:hAnsi="Baskerville Old Face"/>
          <w:color w:val="2E74B5" w:themeColor="accent1" w:themeShade="BF"/>
          <w:sz w:val="28"/>
          <w:szCs w:val="28"/>
        </w:rPr>
        <w:t xml:space="preserve"> Apt, </w:t>
      </w:r>
      <w:proofErr w:type="spellStart"/>
      <w:r>
        <w:rPr>
          <w:rFonts w:ascii="Baskerville Old Face" w:hAnsi="Baskerville Old Face"/>
          <w:color w:val="2E74B5" w:themeColor="accent1" w:themeShade="BF"/>
          <w:sz w:val="28"/>
          <w:szCs w:val="28"/>
        </w:rPr>
        <w:t>B.B.Borkar</w:t>
      </w:r>
      <w:proofErr w:type="spellEnd"/>
      <w:r>
        <w:rPr>
          <w:rFonts w:ascii="Baskerville Old Face" w:hAnsi="Baskerville Old Face"/>
          <w:color w:val="2E74B5" w:themeColor="accent1" w:themeShade="BF"/>
          <w:sz w:val="28"/>
          <w:szCs w:val="28"/>
        </w:rPr>
        <w:t xml:space="preserve"> Rd, Alto </w:t>
      </w:r>
      <w:proofErr w:type="spellStart"/>
      <w:r>
        <w:rPr>
          <w:rFonts w:ascii="Baskerville Old Face" w:hAnsi="Baskerville Old Face"/>
          <w:color w:val="2E74B5" w:themeColor="accent1" w:themeShade="BF"/>
          <w:sz w:val="28"/>
          <w:szCs w:val="28"/>
        </w:rPr>
        <w:t>Porvorim</w:t>
      </w:r>
      <w:proofErr w:type="spellEnd"/>
      <w:r>
        <w:rPr>
          <w:rFonts w:ascii="Baskerville Old Face" w:hAnsi="Baskerville Old Face"/>
          <w:color w:val="2E74B5" w:themeColor="accent1" w:themeShade="BF"/>
          <w:sz w:val="28"/>
          <w:szCs w:val="28"/>
        </w:rPr>
        <w:t xml:space="preserve"> Goa 403521</w:t>
      </w:r>
    </w:p>
    <w:p w14:paraId="784CE5CD" w14:textId="77777777" w:rsidR="000578FA" w:rsidRDefault="000578FA" w:rsidP="000578FA">
      <w:pPr>
        <w:spacing w:after="0"/>
        <w:jc w:val="center"/>
        <w:rPr>
          <w:rFonts w:ascii="Baskerville Old Face" w:hAnsi="Baskerville Old Face"/>
          <w:color w:val="2E74B5" w:themeColor="accent1" w:themeShade="BF"/>
          <w:sz w:val="28"/>
          <w:szCs w:val="28"/>
        </w:rPr>
      </w:pPr>
    </w:p>
    <w:p w14:paraId="3918DC1D" w14:textId="77777777" w:rsidR="000578FA" w:rsidRDefault="000578FA" w:rsidP="000578FA">
      <w:pPr>
        <w:spacing w:after="0"/>
        <w:jc w:val="center"/>
        <w:rPr>
          <w:rFonts w:ascii="Baskerville Old Face" w:hAnsi="Baskerville Old Face"/>
          <w:color w:val="2E74B5" w:themeColor="accent1" w:themeShade="BF"/>
          <w:sz w:val="28"/>
          <w:szCs w:val="28"/>
        </w:rPr>
      </w:pPr>
    </w:p>
    <w:p w14:paraId="09C11B15" w14:textId="77777777" w:rsidR="001F0F29" w:rsidRDefault="001F0F29" w:rsidP="000578FA">
      <w:pPr>
        <w:spacing w:after="0"/>
        <w:jc w:val="center"/>
      </w:pPr>
    </w:p>
    <w:p w14:paraId="5038A03D" w14:textId="77777777" w:rsidR="00F43344" w:rsidRPr="000578FA" w:rsidRDefault="001F0F29" w:rsidP="000578FA">
      <w:pPr>
        <w:spacing w:after="0"/>
        <w:jc w:val="center"/>
        <w:rPr>
          <w:rFonts w:ascii="Baskerville Old Face" w:hAnsi="Baskerville Old Face"/>
          <w:color w:val="2E74B5" w:themeColor="accent1" w:themeShade="BF"/>
          <w:sz w:val="80"/>
          <w:szCs w:val="80"/>
        </w:rPr>
      </w:pPr>
      <w:r w:rsidRPr="000578FA">
        <w:rPr>
          <w:rFonts w:ascii="Baskerville Old Face" w:hAnsi="Baskerville Old Face"/>
          <w:b/>
          <w:noProof/>
          <w:color w:val="4472C4" w:themeColor="accent5"/>
          <w:sz w:val="80"/>
          <w:szCs w:val="80"/>
          <w:lang w:bidi="mr-I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8240" behindDoc="1" locked="0" layoutInCell="1" allowOverlap="1" wp14:anchorId="59BD8FB1" wp14:editId="583E6D70">
            <wp:simplePos x="0" y="0"/>
            <wp:positionH relativeFrom="column">
              <wp:posOffset>1866900</wp:posOffset>
            </wp:positionH>
            <wp:positionV relativeFrom="paragraph">
              <wp:posOffset>923290</wp:posOffset>
            </wp:positionV>
            <wp:extent cx="1932946" cy="1608081"/>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a-logo.jpg"/>
                    <pic:cNvPicPr/>
                  </pic:nvPicPr>
                  <pic:blipFill>
                    <a:blip r:embed="rId12">
                      <a:extLst>
                        <a:ext uri="{28A0092B-C50C-407E-A947-70E740481C1C}">
                          <a14:useLocalDpi xmlns:a14="http://schemas.microsoft.com/office/drawing/2010/main" val="0"/>
                        </a:ext>
                      </a:extLst>
                    </a:blip>
                    <a:stretch>
                      <a:fillRect/>
                    </a:stretch>
                  </pic:blipFill>
                  <pic:spPr>
                    <a:xfrm>
                      <a:off x="0" y="0"/>
                      <a:ext cx="1932946" cy="1608081"/>
                    </a:xfrm>
                    <a:prstGeom prst="rect">
                      <a:avLst/>
                    </a:prstGeom>
                  </pic:spPr>
                </pic:pic>
              </a:graphicData>
            </a:graphic>
            <wp14:sizeRelH relativeFrom="margin">
              <wp14:pctWidth>0</wp14:pctWidth>
            </wp14:sizeRelH>
            <wp14:sizeRelV relativeFrom="margin">
              <wp14:pctHeight>0</wp14:pctHeight>
            </wp14:sizeRelV>
          </wp:anchor>
        </w:drawing>
      </w:r>
      <w:r w:rsidR="00F43344" w:rsidRPr="000578FA">
        <w:rPr>
          <w:rFonts w:ascii="Baskerville Old Face" w:hAnsi="Baskerville Old Face"/>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Proposal for Goa Tourism</w:t>
      </w:r>
    </w:p>
    <w:p w14:paraId="27681310" w14:textId="77777777" w:rsidR="001F0F29" w:rsidRDefault="001F0F29" w:rsidP="000578FA">
      <w:pPr>
        <w:spacing w:after="0"/>
        <w:jc w:val="center"/>
        <w:rPr>
          <w:rFonts w:ascii="Baskerville Old Face" w:hAnsi="Baskerville Old Face"/>
          <w:color w:val="2E74B5" w:themeColor="accent1" w:themeShade="BF"/>
          <w:sz w:val="72"/>
          <w:szCs w:val="72"/>
        </w:rPr>
      </w:pPr>
    </w:p>
    <w:p w14:paraId="5EB00A8D" w14:textId="77777777" w:rsidR="001F0F29" w:rsidRDefault="001F0F29" w:rsidP="000578FA">
      <w:pPr>
        <w:spacing w:after="0"/>
        <w:jc w:val="center"/>
        <w:rPr>
          <w:rFonts w:ascii="Baskerville Old Face" w:hAnsi="Baskerville Old Face"/>
          <w:color w:val="2E74B5" w:themeColor="accent1" w:themeShade="BF"/>
          <w:sz w:val="72"/>
          <w:szCs w:val="72"/>
        </w:rPr>
      </w:pPr>
    </w:p>
    <w:p w14:paraId="2291B6D7" w14:textId="77777777" w:rsidR="001F0F29" w:rsidRDefault="001F0F29" w:rsidP="000578FA">
      <w:pPr>
        <w:spacing w:after="0"/>
        <w:jc w:val="center"/>
        <w:rPr>
          <w:rFonts w:ascii="Baskerville Old Face" w:hAnsi="Baskerville Old Face"/>
          <w:color w:val="2E74B5" w:themeColor="accent1" w:themeShade="BF"/>
          <w:sz w:val="72"/>
          <w:szCs w:val="72"/>
        </w:rPr>
      </w:pPr>
    </w:p>
    <w:p w14:paraId="4B2013FF" w14:textId="77777777" w:rsidR="000578FA" w:rsidRDefault="000578FA" w:rsidP="000578FA">
      <w:pPr>
        <w:spacing w:after="0"/>
        <w:jc w:val="center"/>
        <w:rPr>
          <w:rFonts w:ascii="Baskerville Old Face" w:hAnsi="Baskerville Old Face"/>
          <w:color w:val="2E74B5" w:themeColor="accent1" w:themeShade="BF"/>
          <w:sz w:val="28"/>
          <w:szCs w:val="28"/>
        </w:rPr>
      </w:pPr>
    </w:p>
    <w:p w14:paraId="28ABF8D4" w14:textId="77777777" w:rsidR="001F0F29" w:rsidRDefault="001F0F29" w:rsidP="000578FA">
      <w:pPr>
        <w:spacing w:after="0"/>
        <w:jc w:val="center"/>
        <w:rPr>
          <w:rFonts w:ascii="Baskerville Old Face" w:hAnsi="Baskerville Old Face"/>
          <w:color w:val="2E74B5" w:themeColor="accent1" w:themeShade="BF"/>
          <w:sz w:val="28"/>
          <w:szCs w:val="28"/>
        </w:rPr>
      </w:pPr>
      <w:r>
        <w:rPr>
          <w:rFonts w:ascii="Baskerville Old Face" w:hAnsi="Baskerville Old Face"/>
          <w:color w:val="2E74B5" w:themeColor="accent1" w:themeShade="BF"/>
          <w:sz w:val="28"/>
          <w:szCs w:val="28"/>
        </w:rPr>
        <w:t>Goa Tourism Department, 2</w:t>
      </w:r>
      <w:r w:rsidRPr="001F0F29">
        <w:rPr>
          <w:rFonts w:ascii="Baskerville Old Face" w:hAnsi="Baskerville Old Face"/>
          <w:color w:val="2E74B5" w:themeColor="accent1" w:themeShade="BF"/>
          <w:sz w:val="28"/>
          <w:szCs w:val="28"/>
          <w:vertAlign w:val="superscript"/>
        </w:rPr>
        <w:t>nd</w:t>
      </w:r>
      <w:r>
        <w:rPr>
          <w:rFonts w:ascii="Baskerville Old Face" w:hAnsi="Baskerville Old Face"/>
          <w:color w:val="2E74B5" w:themeColor="accent1" w:themeShade="BF"/>
          <w:sz w:val="28"/>
          <w:szCs w:val="28"/>
        </w:rPr>
        <w:t xml:space="preserve"> Floor, </w:t>
      </w:r>
      <w:proofErr w:type="spellStart"/>
      <w:r>
        <w:rPr>
          <w:rFonts w:ascii="Baskerville Old Face" w:hAnsi="Baskerville Old Face"/>
          <w:color w:val="2E74B5" w:themeColor="accent1" w:themeShade="BF"/>
          <w:sz w:val="28"/>
          <w:szCs w:val="28"/>
        </w:rPr>
        <w:t>Parytan</w:t>
      </w:r>
      <w:proofErr w:type="spellEnd"/>
      <w:r>
        <w:rPr>
          <w:rFonts w:ascii="Baskerville Old Face" w:hAnsi="Baskerville Old Face"/>
          <w:color w:val="2E74B5" w:themeColor="accent1" w:themeShade="BF"/>
          <w:sz w:val="28"/>
          <w:szCs w:val="28"/>
        </w:rPr>
        <w:t xml:space="preserve"> </w:t>
      </w:r>
      <w:proofErr w:type="spellStart"/>
      <w:r>
        <w:rPr>
          <w:rFonts w:ascii="Baskerville Old Face" w:hAnsi="Baskerville Old Face"/>
          <w:color w:val="2E74B5" w:themeColor="accent1" w:themeShade="BF"/>
          <w:sz w:val="28"/>
          <w:szCs w:val="28"/>
        </w:rPr>
        <w:t>Bhavan</w:t>
      </w:r>
      <w:proofErr w:type="spellEnd"/>
      <w:r>
        <w:rPr>
          <w:rFonts w:ascii="Baskerville Old Face" w:hAnsi="Baskerville Old Face"/>
          <w:color w:val="2E74B5" w:themeColor="accent1" w:themeShade="BF"/>
          <w:sz w:val="28"/>
          <w:szCs w:val="28"/>
        </w:rPr>
        <w:t xml:space="preserve">, </w:t>
      </w:r>
      <w:proofErr w:type="spellStart"/>
      <w:r>
        <w:rPr>
          <w:rFonts w:ascii="Baskerville Old Face" w:hAnsi="Baskerville Old Face"/>
          <w:color w:val="2E74B5" w:themeColor="accent1" w:themeShade="BF"/>
          <w:sz w:val="28"/>
          <w:szCs w:val="28"/>
        </w:rPr>
        <w:t>Patto</w:t>
      </w:r>
      <w:proofErr w:type="spellEnd"/>
      <w:r>
        <w:rPr>
          <w:rFonts w:ascii="Baskerville Old Face" w:hAnsi="Baskerville Old Face"/>
          <w:color w:val="2E74B5" w:themeColor="accent1" w:themeShade="BF"/>
          <w:sz w:val="28"/>
          <w:szCs w:val="28"/>
        </w:rPr>
        <w:t xml:space="preserve"> – Panaji, Goa 403001</w:t>
      </w:r>
    </w:p>
    <w:p w14:paraId="687592AA" w14:textId="77777777" w:rsidR="001F0F29" w:rsidRDefault="001F0F29" w:rsidP="000578FA">
      <w:pPr>
        <w:spacing w:after="0"/>
        <w:jc w:val="center"/>
        <w:rPr>
          <w:rFonts w:ascii="Baskerville Old Face" w:hAnsi="Baskerville Old Face"/>
          <w:color w:val="2E74B5" w:themeColor="accent1" w:themeShade="BF"/>
          <w:sz w:val="28"/>
          <w:szCs w:val="28"/>
        </w:rPr>
      </w:pPr>
    </w:p>
    <w:p w14:paraId="01885FB3" w14:textId="77777777" w:rsidR="001F0F29" w:rsidRDefault="001F0F29" w:rsidP="000578FA">
      <w:pPr>
        <w:spacing w:after="0"/>
        <w:jc w:val="center"/>
        <w:rPr>
          <w:rFonts w:ascii="Baskerville Old Face" w:hAnsi="Baskerville Old Face"/>
          <w:color w:val="2E74B5" w:themeColor="accent1" w:themeShade="BF"/>
          <w:sz w:val="28"/>
          <w:szCs w:val="28"/>
        </w:rPr>
      </w:pPr>
    </w:p>
    <w:p w14:paraId="67CC04A1" w14:textId="77777777" w:rsidR="000578FA" w:rsidRDefault="000578FA" w:rsidP="000578FA">
      <w:pPr>
        <w:spacing w:after="0"/>
        <w:jc w:val="center"/>
        <w:rPr>
          <w:rFonts w:ascii="Baskerville Old Face" w:hAnsi="Baskerville Old Face"/>
          <w:color w:val="2E74B5" w:themeColor="accent1" w:themeShade="BF"/>
          <w:sz w:val="28"/>
          <w:szCs w:val="28"/>
        </w:rPr>
      </w:pPr>
    </w:p>
    <w:p w14:paraId="18DA93F2" w14:textId="77777777" w:rsidR="000578FA" w:rsidRDefault="000578FA" w:rsidP="000578FA">
      <w:pPr>
        <w:spacing w:after="0"/>
        <w:jc w:val="center"/>
        <w:rPr>
          <w:rFonts w:ascii="Baskerville Old Face" w:hAnsi="Baskerville Old Face"/>
          <w:color w:val="2E74B5" w:themeColor="accent1" w:themeShade="BF"/>
          <w:sz w:val="28"/>
          <w:szCs w:val="28"/>
        </w:rPr>
      </w:pPr>
    </w:p>
    <w:p w14:paraId="146A68BC" w14:textId="77777777" w:rsidR="000578FA" w:rsidRDefault="000578FA" w:rsidP="000578FA">
      <w:pPr>
        <w:spacing w:after="0"/>
        <w:jc w:val="center"/>
        <w:rPr>
          <w:rFonts w:ascii="Baskerville Old Face" w:hAnsi="Baskerville Old Face"/>
          <w:color w:val="2E74B5" w:themeColor="accent1" w:themeShade="BF"/>
          <w:sz w:val="28"/>
          <w:szCs w:val="28"/>
        </w:rPr>
      </w:pPr>
    </w:p>
    <w:p w14:paraId="5140A227" w14:textId="77777777" w:rsidR="006A3172" w:rsidRDefault="006A3172">
      <w:pPr>
        <w:rPr>
          <w:ins w:id="18" w:author="Yash Ganthe" w:date="2016-09-14T00:47:00Z"/>
          <w:rFonts w:asciiTheme="majorHAnsi" w:eastAsiaTheme="majorEastAsia" w:hAnsiTheme="majorHAnsi" w:cstheme="majorBidi"/>
          <w:color w:val="2E74B5" w:themeColor="accent1" w:themeShade="BF"/>
          <w:sz w:val="32"/>
          <w:szCs w:val="32"/>
          <w:shd w:val="clear" w:color="auto" w:fill="FFFFFF"/>
        </w:rPr>
      </w:pPr>
      <w:ins w:id="19" w:author="Yash Ganthe" w:date="2016-09-14T00:47:00Z">
        <w:r>
          <w:rPr>
            <w:shd w:val="clear" w:color="auto" w:fill="FFFFFF"/>
          </w:rPr>
          <w:br w:type="page"/>
        </w:r>
      </w:ins>
    </w:p>
    <w:customXmlInsRangeStart w:id="20" w:author="Yash Ganthe" w:date="2016-09-14T00:47:00Z"/>
    <w:sdt>
      <w:sdtPr>
        <w:id w:val="-145894096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customXmlInsRangeEnd w:id="20"/>
        <w:p w14:paraId="3799924D" w14:textId="77777777" w:rsidR="006A3172" w:rsidRDefault="006A3172">
          <w:pPr>
            <w:pStyle w:val="TOCHeading"/>
            <w:rPr>
              <w:ins w:id="21" w:author="Yash Ganthe" w:date="2016-09-14T00:47:00Z"/>
            </w:rPr>
          </w:pPr>
          <w:ins w:id="22" w:author="Yash Ganthe" w:date="2016-09-14T00:47:00Z">
            <w:r>
              <w:t>Contents</w:t>
            </w:r>
          </w:ins>
        </w:p>
        <w:p w14:paraId="198E6F8A" w14:textId="77777777" w:rsidR="000B2C06" w:rsidRDefault="006A3172">
          <w:pPr>
            <w:pStyle w:val="TOC1"/>
            <w:tabs>
              <w:tab w:val="right" w:leader="dot" w:pos="9350"/>
            </w:tabs>
            <w:rPr>
              <w:ins w:id="23" w:author="Yash Ganthe" w:date="2016-09-14T02:28:00Z"/>
              <w:rFonts w:eastAsiaTheme="minorEastAsia"/>
              <w:noProof/>
              <w:szCs w:val="20"/>
              <w:lang w:bidi="mr-IN"/>
            </w:rPr>
          </w:pPr>
          <w:ins w:id="24" w:author="Yash Ganthe" w:date="2016-09-14T00:47:00Z">
            <w:r>
              <w:fldChar w:fldCharType="begin"/>
            </w:r>
            <w:r>
              <w:instrText xml:space="preserve"> TOC \o "1-3" \h \z \u </w:instrText>
            </w:r>
            <w:r>
              <w:fldChar w:fldCharType="separate"/>
            </w:r>
          </w:ins>
          <w:ins w:id="25" w:author="Yash Ganthe" w:date="2016-09-14T02:28:00Z">
            <w:r w:rsidR="000B2C06" w:rsidRPr="008133F1">
              <w:rPr>
                <w:rStyle w:val="Hyperlink"/>
                <w:noProof/>
              </w:rPr>
              <w:fldChar w:fldCharType="begin"/>
            </w:r>
            <w:r w:rsidR="000B2C06" w:rsidRPr="008133F1">
              <w:rPr>
                <w:rStyle w:val="Hyperlink"/>
                <w:noProof/>
              </w:rPr>
              <w:instrText xml:space="preserve"> </w:instrText>
            </w:r>
            <w:r w:rsidR="000B2C06">
              <w:rPr>
                <w:noProof/>
              </w:rPr>
              <w:instrText>HYPERLINK \l "_Toc461583457"</w:instrText>
            </w:r>
            <w:r w:rsidR="000B2C06" w:rsidRPr="008133F1">
              <w:rPr>
                <w:rStyle w:val="Hyperlink"/>
                <w:noProof/>
              </w:rPr>
              <w:instrText xml:space="preserve"> </w:instrText>
            </w:r>
            <w:r w:rsidR="000B2C06" w:rsidRPr="008133F1">
              <w:rPr>
                <w:rStyle w:val="Hyperlink"/>
                <w:noProof/>
              </w:rPr>
            </w:r>
            <w:r w:rsidR="000B2C06" w:rsidRPr="008133F1">
              <w:rPr>
                <w:rStyle w:val="Hyperlink"/>
                <w:noProof/>
              </w:rPr>
              <w:fldChar w:fldCharType="separate"/>
            </w:r>
            <w:r w:rsidR="000B2C06" w:rsidRPr="008133F1">
              <w:rPr>
                <w:rStyle w:val="Hyperlink"/>
                <w:noProof/>
                <w:shd w:val="clear" w:color="auto" w:fill="FFFFFF"/>
              </w:rPr>
              <w:t>Executive Summary</w:t>
            </w:r>
            <w:r w:rsidR="000B2C06">
              <w:rPr>
                <w:noProof/>
                <w:webHidden/>
              </w:rPr>
              <w:tab/>
            </w:r>
            <w:r w:rsidR="000B2C06">
              <w:rPr>
                <w:noProof/>
                <w:webHidden/>
              </w:rPr>
              <w:fldChar w:fldCharType="begin"/>
            </w:r>
            <w:r w:rsidR="000B2C06">
              <w:rPr>
                <w:noProof/>
                <w:webHidden/>
              </w:rPr>
              <w:instrText xml:space="preserve"> PAGEREF _Toc461583457 \h </w:instrText>
            </w:r>
            <w:r w:rsidR="000B2C06">
              <w:rPr>
                <w:noProof/>
                <w:webHidden/>
              </w:rPr>
            </w:r>
          </w:ins>
          <w:r w:rsidR="000B2C06">
            <w:rPr>
              <w:noProof/>
              <w:webHidden/>
            </w:rPr>
            <w:fldChar w:fldCharType="separate"/>
          </w:r>
          <w:ins w:id="26" w:author="Yash Ganthe" w:date="2016-09-14T02:28:00Z">
            <w:r w:rsidR="000B2C06">
              <w:rPr>
                <w:noProof/>
                <w:webHidden/>
              </w:rPr>
              <w:t>2</w:t>
            </w:r>
            <w:r w:rsidR="000B2C06">
              <w:rPr>
                <w:noProof/>
                <w:webHidden/>
              </w:rPr>
              <w:fldChar w:fldCharType="end"/>
            </w:r>
            <w:r w:rsidR="000B2C06" w:rsidRPr="008133F1">
              <w:rPr>
                <w:rStyle w:val="Hyperlink"/>
                <w:noProof/>
              </w:rPr>
              <w:fldChar w:fldCharType="end"/>
            </w:r>
          </w:ins>
        </w:p>
        <w:p w14:paraId="0859B343" w14:textId="77777777" w:rsidR="000B2C06" w:rsidRDefault="000B2C06">
          <w:pPr>
            <w:pStyle w:val="TOC2"/>
            <w:tabs>
              <w:tab w:val="right" w:leader="dot" w:pos="9350"/>
            </w:tabs>
            <w:rPr>
              <w:ins w:id="27" w:author="Yash Ganthe" w:date="2016-09-14T02:28:00Z"/>
              <w:rFonts w:eastAsiaTheme="minorEastAsia"/>
              <w:noProof/>
              <w:szCs w:val="20"/>
              <w:lang w:bidi="mr-IN"/>
            </w:rPr>
          </w:pPr>
          <w:ins w:id="28" w:author="Yash Ganthe" w:date="2016-09-14T02:28:00Z">
            <w:r w:rsidRPr="008133F1">
              <w:rPr>
                <w:rStyle w:val="Hyperlink"/>
                <w:noProof/>
              </w:rPr>
              <w:fldChar w:fldCharType="begin"/>
            </w:r>
            <w:r w:rsidRPr="008133F1">
              <w:rPr>
                <w:rStyle w:val="Hyperlink"/>
                <w:noProof/>
              </w:rPr>
              <w:instrText xml:space="preserve"> </w:instrText>
            </w:r>
            <w:r>
              <w:rPr>
                <w:noProof/>
              </w:rPr>
              <w:instrText>HYPERLINK \l "_Toc461583458"</w:instrText>
            </w:r>
            <w:r w:rsidRPr="008133F1">
              <w:rPr>
                <w:rStyle w:val="Hyperlink"/>
                <w:noProof/>
              </w:rPr>
              <w:instrText xml:space="preserve"> </w:instrText>
            </w:r>
            <w:r w:rsidRPr="008133F1">
              <w:rPr>
                <w:rStyle w:val="Hyperlink"/>
                <w:noProof/>
              </w:rPr>
            </w:r>
            <w:r w:rsidRPr="008133F1">
              <w:rPr>
                <w:rStyle w:val="Hyperlink"/>
                <w:noProof/>
              </w:rPr>
              <w:fldChar w:fldCharType="separate"/>
            </w:r>
            <w:r w:rsidRPr="008133F1">
              <w:rPr>
                <w:rStyle w:val="Hyperlink"/>
                <w:noProof/>
              </w:rPr>
              <w:t>Existing problem</w:t>
            </w:r>
            <w:r>
              <w:rPr>
                <w:noProof/>
                <w:webHidden/>
              </w:rPr>
              <w:tab/>
            </w:r>
            <w:r>
              <w:rPr>
                <w:noProof/>
                <w:webHidden/>
              </w:rPr>
              <w:fldChar w:fldCharType="begin"/>
            </w:r>
            <w:r>
              <w:rPr>
                <w:noProof/>
                <w:webHidden/>
              </w:rPr>
              <w:instrText xml:space="preserve"> PAGEREF _Toc461583458 \h </w:instrText>
            </w:r>
            <w:r>
              <w:rPr>
                <w:noProof/>
                <w:webHidden/>
              </w:rPr>
            </w:r>
          </w:ins>
          <w:r>
            <w:rPr>
              <w:noProof/>
              <w:webHidden/>
            </w:rPr>
            <w:fldChar w:fldCharType="separate"/>
          </w:r>
          <w:ins w:id="29" w:author="Yash Ganthe" w:date="2016-09-14T02:28:00Z">
            <w:r>
              <w:rPr>
                <w:noProof/>
                <w:webHidden/>
              </w:rPr>
              <w:t>2</w:t>
            </w:r>
            <w:r>
              <w:rPr>
                <w:noProof/>
                <w:webHidden/>
              </w:rPr>
              <w:fldChar w:fldCharType="end"/>
            </w:r>
            <w:r w:rsidRPr="008133F1">
              <w:rPr>
                <w:rStyle w:val="Hyperlink"/>
                <w:noProof/>
              </w:rPr>
              <w:fldChar w:fldCharType="end"/>
            </w:r>
          </w:ins>
        </w:p>
        <w:p w14:paraId="743ED8AB" w14:textId="77777777" w:rsidR="000B2C06" w:rsidRDefault="000B2C06">
          <w:pPr>
            <w:pStyle w:val="TOC2"/>
            <w:tabs>
              <w:tab w:val="right" w:leader="dot" w:pos="9350"/>
            </w:tabs>
            <w:rPr>
              <w:ins w:id="30" w:author="Yash Ganthe" w:date="2016-09-14T02:28:00Z"/>
              <w:rFonts w:eastAsiaTheme="minorEastAsia"/>
              <w:noProof/>
              <w:szCs w:val="20"/>
              <w:lang w:bidi="mr-IN"/>
            </w:rPr>
          </w:pPr>
          <w:ins w:id="31" w:author="Yash Ganthe" w:date="2016-09-14T02:28:00Z">
            <w:r w:rsidRPr="008133F1">
              <w:rPr>
                <w:rStyle w:val="Hyperlink"/>
                <w:noProof/>
              </w:rPr>
              <w:fldChar w:fldCharType="begin"/>
            </w:r>
            <w:r w:rsidRPr="008133F1">
              <w:rPr>
                <w:rStyle w:val="Hyperlink"/>
                <w:noProof/>
              </w:rPr>
              <w:instrText xml:space="preserve"> </w:instrText>
            </w:r>
            <w:r>
              <w:rPr>
                <w:noProof/>
              </w:rPr>
              <w:instrText>HYPERLINK \l "_Toc461583459"</w:instrText>
            </w:r>
            <w:r w:rsidRPr="008133F1">
              <w:rPr>
                <w:rStyle w:val="Hyperlink"/>
                <w:noProof/>
              </w:rPr>
              <w:instrText xml:space="preserve"> </w:instrText>
            </w:r>
            <w:r w:rsidRPr="008133F1">
              <w:rPr>
                <w:rStyle w:val="Hyperlink"/>
                <w:noProof/>
              </w:rPr>
            </w:r>
            <w:r w:rsidRPr="008133F1">
              <w:rPr>
                <w:rStyle w:val="Hyperlink"/>
                <w:noProof/>
              </w:rPr>
              <w:fldChar w:fldCharType="separate"/>
            </w:r>
            <w:r w:rsidRPr="008133F1">
              <w:rPr>
                <w:rStyle w:val="Hyperlink"/>
                <w:noProof/>
              </w:rPr>
              <w:t>The solution</w:t>
            </w:r>
            <w:r>
              <w:rPr>
                <w:noProof/>
                <w:webHidden/>
              </w:rPr>
              <w:tab/>
            </w:r>
            <w:r>
              <w:rPr>
                <w:noProof/>
                <w:webHidden/>
              </w:rPr>
              <w:fldChar w:fldCharType="begin"/>
            </w:r>
            <w:r>
              <w:rPr>
                <w:noProof/>
                <w:webHidden/>
              </w:rPr>
              <w:instrText xml:space="preserve"> PAGEREF _Toc461583459 \h </w:instrText>
            </w:r>
            <w:r>
              <w:rPr>
                <w:noProof/>
                <w:webHidden/>
              </w:rPr>
            </w:r>
          </w:ins>
          <w:r>
            <w:rPr>
              <w:noProof/>
              <w:webHidden/>
            </w:rPr>
            <w:fldChar w:fldCharType="separate"/>
          </w:r>
          <w:ins w:id="32" w:author="Yash Ganthe" w:date="2016-09-14T02:28:00Z">
            <w:r>
              <w:rPr>
                <w:noProof/>
                <w:webHidden/>
              </w:rPr>
              <w:t>2</w:t>
            </w:r>
            <w:r>
              <w:rPr>
                <w:noProof/>
                <w:webHidden/>
              </w:rPr>
              <w:fldChar w:fldCharType="end"/>
            </w:r>
            <w:r w:rsidRPr="008133F1">
              <w:rPr>
                <w:rStyle w:val="Hyperlink"/>
                <w:noProof/>
              </w:rPr>
              <w:fldChar w:fldCharType="end"/>
            </w:r>
          </w:ins>
        </w:p>
        <w:p w14:paraId="2A0B1554" w14:textId="77777777" w:rsidR="000B2C06" w:rsidRDefault="000B2C06">
          <w:pPr>
            <w:pStyle w:val="TOC2"/>
            <w:tabs>
              <w:tab w:val="right" w:leader="dot" w:pos="9350"/>
            </w:tabs>
            <w:rPr>
              <w:ins w:id="33" w:author="Yash Ganthe" w:date="2016-09-14T02:28:00Z"/>
              <w:rFonts w:eastAsiaTheme="minorEastAsia"/>
              <w:noProof/>
              <w:szCs w:val="20"/>
              <w:lang w:bidi="mr-IN"/>
            </w:rPr>
          </w:pPr>
          <w:ins w:id="34" w:author="Yash Ganthe" w:date="2016-09-14T02:28:00Z">
            <w:r w:rsidRPr="008133F1">
              <w:rPr>
                <w:rStyle w:val="Hyperlink"/>
                <w:noProof/>
              </w:rPr>
              <w:fldChar w:fldCharType="begin"/>
            </w:r>
            <w:r w:rsidRPr="008133F1">
              <w:rPr>
                <w:rStyle w:val="Hyperlink"/>
                <w:noProof/>
              </w:rPr>
              <w:instrText xml:space="preserve"> </w:instrText>
            </w:r>
            <w:r>
              <w:rPr>
                <w:noProof/>
              </w:rPr>
              <w:instrText>HYPERLINK \l "_Toc461583460"</w:instrText>
            </w:r>
            <w:r w:rsidRPr="008133F1">
              <w:rPr>
                <w:rStyle w:val="Hyperlink"/>
                <w:noProof/>
              </w:rPr>
              <w:instrText xml:space="preserve"> </w:instrText>
            </w:r>
            <w:r w:rsidRPr="008133F1">
              <w:rPr>
                <w:rStyle w:val="Hyperlink"/>
                <w:noProof/>
              </w:rPr>
            </w:r>
            <w:r w:rsidRPr="008133F1">
              <w:rPr>
                <w:rStyle w:val="Hyperlink"/>
                <w:noProof/>
              </w:rPr>
              <w:fldChar w:fldCharType="separate"/>
            </w:r>
            <w:r w:rsidRPr="008133F1">
              <w:rPr>
                <w:rStyle w:val="Hyperlink"/>
                <w:noProof/>
              </w:rPr>
              <w:t>Our offering</w:t>
            </w:r>
            <w:r>
              <w:rPr>
                <w:noProof/>
                <w:webHidden/>
              </w:rPr>
              <w:tab/>
            </w:r>
            <w:r>
              <w:rPr>
                <w:noProof/>
                <w:webHidden/>
              </w:rPr>
              <w:fldChar w:fldCharType="begin"/>
            </w:r>
            <w:r>
              <w:rPr>
                <w:noProof/>
                <w:webHidden/>
              </w:rPr>
              <w:instrText xml:space="preserve"> PAGEREF _Toc461583460 \h </w:instrText>
            </w:r>
            <w:r>
              <w:rPr>
                <w:noProof/>
                <w:webHidden/>
              </w:rPr>
            </w:r>
          </w:ins>
          <w:r>
            <w:rPr>
              <w:noProof/>
              <w:webHidden/>
            </w:rPr>
            <w:fldChar w:fldCharType="separate"/>
          </w:r>
          <w:ins w:id="35" w:author="Yash Ganthe" w:date="2016-09-14T02:28:00Z">
            <w:r>
              <w:rPr>
                <w:noProof/>
                <w:webHidden/>
              </w:rPr>
              <w:t>3</w:t>
            </w:r>
            <w:r>
              <w:rPr>
                <w:noProof/>
                <w:webHidden/>
              </w:rPr>
              <w:fldChar w:fldCharType="end"/>
            </w:r>
            <w:r w:rsidRPr="008133F1">
              <w:rPr>
                <w:rStyle w:val="Hyperlink"/>
                <w:noProof/>
              </w:rPr>
              <w:fldChar w:fldCharType="end"/>
            </w:r>
          </w:ins>
        </w:p>
        <w:p w14:paraId="063DFF13" w14:textId="77777777" w:rsidR="000B2C06" w:rsidRDefault="000B2C06">
          <w:pPr>
            <w:pStyle w:val="TOC2"/>
            <w:tabs>
              <w:tab w:val="right" w:leader="dot" w:pos="9350"/>
            </w:tabs>
            <w:rPr>
              <w:ins w:id="36" w:author="Yash Ganthe" w:date="2016-09-14T02:28:00Z"/>
              <w:rFonts w:eastAsiaTheme="minorEastAsia"/>
              <w:noProof/>
              <w:szCs w:val="20"/>
              <w:lang w:bidi="mr-IN"/>
            </w:rPr>
          </w:pPr>
          <w:ins w:id="37" w:author="Yash Ganthe" w:date="2016-09-14T02:28:00Z">
            <w:r w:rsidRPr="008133F1">
              <w:rPr>
                <w:rStyle w:val="Hyperlink"/>
                <w:noProof/>
              </w:rPr>
              <w:fldChar w:fldCharType="begin"/>
            </w:r>
            <w:r w:rsidRPr="008133F1">
              <w:rPr>
                <w:rStyle w:val="Hyperlink"/>
                <w:noProof/>
              </w:rPr>
              <w:instrText xml:space="preserve"> </w:instrText>
            </w:r>
            <w:r>
              <w:rPr>
                <w:noProof/>
              </w:rPr>
              <w:instrText>HYPERLINK \l "_Toc461583461"</w:instrText>
            </w:r>
            <w:r w:rsidRPr="008133F1">
              <w:rPr>
                <w:rStyle w:val="Hyperlink"/>
                <w:noProof/>
              </w:rPr>
              <w:instrText xml:space="preserve"> </w:instrText>
            </w:r>
            <w:r w:rsidRPr="008133F1">
              <w:rPr>
                <w:rStyle w:val="Hyperlink"/>
                <w:noProof/>
              </w:rPr>
            </w:r>
            <w:r w:rsidRPr="008133F1">
              <w:rPr>
                <w:rStyle w:val="Hyperlink"/>
                <w:noProof/>
              </w:rPr>
              <w:fldChar w:fldCharType="separate"/>
            </w:r>
            <w:r w:rsidRPr="008133F1">
              <w:rPr>
                <w:rStyle w:val="Hyperlink"/>
                <w:noProof/>
              </w:rPr>
              <w:t>The benefit</w:t>
            </w:r>
            <w:r>
              <w:rPr>
                <w:noProof/>
                <w:webHidden/>
              </w:rPr>
              <w:tab/>
            </w:r>
            <w:r>
              <w:rPr>
                <w:noProof/>
                <w:webHidden/>
              </w:rPr>
              <w:fldChar w:fldCharType="begin"/>
            </w:r>
            <w:r>
              <w:rPr>
                <w:noProof/>
                <w:webHidden/>
              </w:rPr>
              <w:instrText xml:space="preserve"> PAGEREF _Toc461583461 \h </w:instrText>
            </w:r>
            <w:r>
              <w:rPr>
                <w:noProof/>
                <w:webHidden/>
              </w:rPr>
            </w:r>
          </w:ins>
          <w:r>
            <w:rPr>
              <w:noProof/>
              <w:webHidden/>
            </w:rPr>
            <w:fldChar w:fldCharType="separate"/>
          </w:r>
          <w:ins w:id="38" w:author="Yash Ganthe" w:date="2016-09-14T02:28:00Z">
            <w:r>
              <w:rPr>
                <w:noProof/>
                <w:webHidden/>
              </w:rPr>
              <w:t>3</w:t>
            </w:r>
            <w:r>
              <w:rPr>
                <w:noProof/>
                <w:webHidden/>
              </w:rPr>
              <w:fldChar w:fldCharType="end"/>
            </w:r>
            <w:r w:rsidRPr="008133F1">
              <w:rPr>
                <w:rStyle w:val="Hyperlink"/>
                <w:noProof/>
              </w:rPr>
              <w:fldChar w:fldCharType="end"/>
            </w:r>
          </w:ins>
        </w:p>
        <w:p w14:paraId="136F414A" w14:textId="77777777" w:rsidR="000B2C06" w:rsidRDefault="000B2C06">
          <w:pPr>
            <w:pStyle w:val="TOC1"/>
            <w:tabs>
              <w:tab w:val="right" w:leader="dot" w:pos="9350"/>
            </w:tabs>
            <w:rPr>
              <w:ins w:id="39" w:author="Yash Ganthe" w:date="2016-09-14T02:28:00Z"/>
              <w:rFonts w:eastAsiaTheme="minorEastAsia"/>
              <w:noProof/>
              <w:szCs w:val="20"/>
              <w:lang w:bidi="mr-IN"/>
            </w:rPr>
          </w:pPr>
          <w:ins w:id="40" w:author="Yash Ganthe" w:date="2016-09-14T02:28:00Z">
            <w:r w:rsidRPr="008133F1">
              <w:rPr>
                <w:rStyle w:val="Hyperlink"/>
                <w:noProof/>
              </w:rPr>
              <w:fldChar w:fldCharType="begin"/>
            </w:r>
            <w:r w:rsidRPr="008133F1">
              <w:rPr>
                <w:rStyle w:val="Hyperlink"/>
                <w:noProof/>
              </w:rPr>
              <w:instrText xml:space="preserve"> </w:instrText>
            </w:r>
            <w:r>
              <w:rPr>
                <w:noProof/>
              </w:rPr>
              <w:instrText>HYPERLINK \l "_Toc461583462"</w:instrText>
            </w:r>
            <w:r w:rsidRPr="008133F1">
              <w:rPr>
                <w:rStyle w:val="Hyperlink"/>
                <w:noProof/>
              </w:rPr>
              <w:instrText xml:space="preserve"> </w:instrText>
            </w:r>
            <w:r w:rsidRPr="008133F1">
              <w:rPr>
                <w:rStyle w:val="Hyperlink"/>
                <w:noProof/>
              </w:rPr>
            </w:r>
            <w:r w:rsidRPr="008133F1">
              <w:rPr>
                <w:rStyle w:val="Hyperlink"/>
                <w:noProof/>
              </w:rPr>
              <w:fldChar w:fldCharType="separate"/>
            </w:r>
            <w:r w:rsidRPr="008133F1">
              <w:rPr>
                <w:rStyle w:val="Hyperlink"/>
                <w:noProof/>
                <w:shd w:val="clear" w:color="auto" w:fill="FFFFFF"/>
              </w:rPr>
              <w:t>Technical solution</w:t>
            </w:r>
            <w:r>
              <w:rPr>
                <w:noProof/>
                <w:webHidden/>
              </w:rPr>
              <w:tab/>
            </w:r>
            <w:r>
              <w:rPr>
                <w:noProof/>
                <w:webHidden/>
              </w:rPr>
              <w:fldChar w:fldCharType="begin"/>
            </w:r>
            <w:r>
              <w:rPr>
                <w:noProof/>
                <w:webHidden/>
              </w:rPr>
              <w:instrText xml:space="preserve"> PAGEREF _Toc461583462 \h </w:instrText>
            </w:r>
            <w:r>
              <w:rPr>
                <w:noProof/>
                <w:webHidden/>
              </w:rPr>
            </w:r>
          </w:ins>
          <w:r>
            <w:rPr>
              <w:noProof/>
              <w:webHidden/>
            </w:rPr>
            <w:fldChar w:fldCharType="separate"/>
          </w:r>
          <w:ins w:id="41" w:author="Yash Ganthe" w:date="2016-09-14T02:28:00Z">
            <w:r>
              <w:rPr>
                <w:noProof/>
                <w:webHidden/>
              </w:rPr>
              <w:t>5</w:t>
            </w:r>
            <w:r>
              <w:rPr>
                <w:noProof/>
                <w:webHidden/>
              </w:rPr>
              <w:fldChar w:fldCharType="end"/>
            </w:r>
            <w:r w:rsidRPr="008133F1">
              <w:rPr>
                <w:rStyle w:val="Hyperlink"/>
                <w:noProof/>
              </w:rPr>
              <w:fldChar w:fldCharType="end"/>
            </w:r>
          </w:ins>
        </w:p>
        <w:p w14:paraId="2E286F01" w14:textId="77777777" w:rsidR="000B2C06" w:rsidRDefault="000B2C06">
          <w:pPr>
            <w:pStyle w:val="TOC2"/>
            <w:tabs>
              <w:tab w:val="right" w:leader="dot" w:pos="9350"/>
            </w:tabs>
            <w:rPr>
              <w:ins w:id="42" w:author="Yash Ganthe" w:date="2016-09-14T02:28:00Z"/>
              <w:rFonts w:eastAsiaTheme="minorEastAsia"/>
              <w:noProof/>
              <w:szCs w:val="20"/>
              <w:lang w:bidi="mr-IN"/>
            </w:rPr>
          </w:pPr>
          <w:ins w:id="43" w:author="Yash Ganthe" w:date="2016-09-14T02:28:00Z">
            <w:r w:rsidRPr="008133F1">
              <w:rPr>
                <w:rStyle w:val="Hyperlink"/>
                <w:noProof/>
              </w:rPr>
              <w:fldChar w:fldCharType="begin"/>
            </w:r>
            <w:r w:rsidRPr="008133F1">
              <w:rPr>
                <w:rStyle w:val="Hyperlink"/>
                <w:noProof/>
              </w:rPr>
              <w:instrText xml:space="preserve"> </w:instrText>
            </w:r>
            <w:r>
              <w:rPr>
                <w:noProof/>
              </w:rPr>
              <w:instrText>HYPERLINK \l "_Toc461583463"</w:instrText>
            </w:r>
            <w:r w:rsidRPr="008133F1">
              <w:rPr>
                <w:rStyle w:val="Hyperlink"/>
                <w:noProof/>
              </w:rPr>
              <w:instrText xml:space="preserve"> </w:instrText>
            </w:r>
            <w:r w:rsidRPr="008133F1">
              <w:rPr>
                <w:rStyle w:val="Hyperlink"/>
                <w:noProof/>
              </w:rPr>
            </w:r>
            <w:r w:rsidRPr="008133F1">
              <w:rPr>
                <w:rStyle w:val="Hyperlink"/>
                <w:noProof/>
              </w:rPr>
              <w:fldChar w:fldCharType="separate"/>
            </w:r>
            <w:r w:rsidRPr="008133F1">
              <w:rPr>
                <w:rStyle w:val="Hyperlink"/>
                <w:noProof/>
              </w:rPr>
              <w:t>Google support</w:t>
            </w:r>
            <w:r>
              <w:rPr>
                <w:noProof/>
                <w:webHidden/>
              </w:rPr>
              <w:tab/>
            </w:r>
            <w:r>
              <w:rPr>
                <w:noProof/>
                <w:webHidden/>
              </w:rPr>
              <w:fldChar w:fldCharType="begin"/>
            </w:r>
            <w:r>
              <w:rPr>
                <w:noProof/>
                <w:webHidden/>
              </w:rPr>
              <w:instrText xml:space="preserve"> PAGEREF _Toc461583463 \h </w:instrText>
            </w:r>
            <w:r>
              <w:rPr>
                <w:noProof/>
                <w:webHidden/>
              </w:rPr>
            </w:r>
          </w:ins>
          <w:r>
            <w:rPr>
              <w:noProof/>
              <w:webHidden/>
            </w:rPr>
            <w:fldChar w:fldCharType="separate"/>
          </w:r>
          <w:ins w:id="44" w:author="Yash Ganthe" w:date="2016-09-14T02:28:00Z">
            <w:r>
              <w:rPr>
                <w:noProof/>
                <w:webHidden/>
              </w:rPr>
              <w:t>5</w:t>
            </w:r>
            <w:r>
              <w:rPr>
                <w:noProof/>
                <w:webHidden/>
              </w:rPr>
              <w:fldChar w:fldCharType="end"/>
            </w:r>
            <w:r w:rsidRPr="008133F1">
              <w:rPr>
                <w:rStyle w:val="Hyperlink"/>
                <w:noProof/>
              </w:rPr>
              <w:fldChar w:fldCharType="end"/>
            </w:r>
          </w:ins>
        </w:p>
        <w:p w14:paraId="603738E7" w14:textId="77777777" w:rsidR="000B2C06" w:rsidRDefault="000B2C06">
          <w:pPr>
            <w:pStyle w:val="TOC2"/>
            <w:tabs>
              <w:tab w:val="right" w:leader="dot" w:pos="9350"/>
            </w:tabs>
            <w:rPr>
              <w:ins w:id="45" w:author="Yash Ganthe" w:date="2016-09-14T02:28:00Z"/>
              <w:rFonts w:eastAsiaTheme="minorEastAsia"/>
              <w:noProof/>
              <w:szCs w:val="20"/>
              <w:lang w:bidi="mr-IN"/>
            </w:rPr>
          </w:pPr>
          <w:ins w:id="46" w:author="Yash Ganthe" w:date="2016-09-14T02:28:00Z">
            <w:r w:rsidRPr="008133F1">
              <w:rPr>
                <w:rStyle w:val="Hyperlink"/>
                <w:noProof/>
              </w:rPr>
              <w:fldChar w:fldCharType="begin"/>
            </w:r>
            <w:r w:rsidRPr="008133F1">
              <w:rPr>
                <w:rStyle w:val="Hyperlink"/>
                <w:noProof/>
              </w:rPr>
              <w:instrText xml:space="preserve"> </w:instrText>
            </w:r>
            <w:r>
              <w:rPr>
                <w:noProof/>
              </w:rPr>
              <w:instrText>HYPERLINK \l "_Toc461583464"</w:instrText>
            </w:r>
            <w:r w:rsidRPr="008133F1">
              <w:rPr>
                <w:rStyle w:val="Hyperlink"/>
                <w:noProof/>
              </w:rPr>
              <w:instrText xml:space="preserve"> </w:instrText>
            </w:r>
            <w:r w:rsidRPr="008133F1">
              <w:rPr>
                <w:rStyle w:val="Hyperlink"/>
                <w:noProof/>
              </w:rPr>
            </w:r>
            <w:r w:rsidRPr="008133F1">
              <w:rPr>
                <w:rStyle w:val="Hyperlink"/>
                <w:noProof/>
              </w:rPr>
              <w:fldChar w:fldCharType="separate"/>
            </w:r>
            <w:r w:rsidRPr="008133F1">
              <w:rPr>
                <w:rStyle w:val="Hyperlink"/>
                <w:noProof/>
              </w:rPr>
              <w:t>Our offering</w:t>
            </w:r>
            <w:r>
              <w:rPr>
                <w:noProof/>
                <w:webHidden/>
              </w:rPr>
              <w:tab/>
            </w:r>
            <w:r>
              <w:rPr>
                <w:noProof/>
                <w:webHidden/>
              </w:rPr>
              <w:fldChar w:fldCharType="begin"/>
            </w:r>
            <w:r>
              <w:rPr>
                <w:noProof/>
                <w:webHidden/>
              </w:rPr>
              <w:instrText xml:space="preserve"> PAGEREF _Toc461583464 \h </w:instrText>
            </w:r>
            <w:r>
              <w:rPr>
                <w:noProof/>
                <w:webHidden/>
              </w:rPr>
            </w:r>
          </w:ins>
          <w:r>
            <w:rPr>
              <w:noProof/>
              <w:webHidden/>
            </w:rPr>
            <w:fldChar w:fldCharType="separate"/>
          </w:r>
          <w:ins w:id="47" w:author="Yash Ganthe" w:date="2016-09-14T02:28:00Z">
            <w:r>
              <w:rPr>
                <w:noProof/>
                <w:webHidden/>
              </w:rPr>
              <w:t>5</w:t>
            </w:r>
            <w:r>
              <w:rPr>
                <w:noProof/>
                <w:webHidden/>
              </w:rPr>
              <w:fldChar w:fldCharType="end"/>
            </w:r>
            <w:r w:rsidRPr="008133F1">
              <w:rPr>
                <w:rStyle w:val="Hyperlink"/>
                <w:noProof/>
              </w:rPr>
              <w:fldChar w:fldCharType="end"/>
            </w:r>
          </w:ins>
        </w:p>
        <w:p w14:paraId="418ED0F5" w14:textId="77777777" w:rsidR="000B2C06" w:rsidRDefault="000B2C06">
          <w:pPr>
            <w:pStyle w:val="TOC2"/>
            <w:tabs>
              <w:tab w:val="right" w:leader="dot" w:pos="9350"/>
            </w:tabs>
            <w:rPr>
              <w:ins w:id="48" w:author="Yash Ganthe" w:date="2016-09-14T02:28:00Z"/>
              <w:rFonts w:eastAsiaTheme="minorEastAsia"/>
              <w:noProof/>
              <w:szCs w:val="20"/>
              <w:lang w:bidi="mr-IN"/>
            </w:rPr>
          </w:pPr>
          <w:ins w:id="49" w:author="Yash Ganthe" w:date="2016-09-14T02:28:00Z">
            <w:r w:rsidRPr="008133F1">
              <w:rPr>
                <w:rStyle w:val="Hyperlink"/>
                <w:noProof/>
              </w:rPr>
              <w:fldChar w:fldCharType="begin"/>
            </w:r>
            <w:r w:rsidRPr="008133F1">
              <w:rPr>
                <w:rStyle w:val="Hyperlink"/>
                <w:noProof/>
              </w:rPr>
              <w:instrText xml:space="preserve"> </w:instrText>
            </w:r>
            <w:r>
              <w:rPr>
                <w:noProof/>
              </w:rPr>
              <w:instrText>HYPERLINK \l "_Toc461583465"</w:instrText>
            </w:r>
            <w:r w:rsidRPr="008133F1">
              <w:rPr>
                <w:rStyle w:val="Hyperlink"/>
                <w:noProof/>
              </w:rPr>
              <w:instrText xml:space="preserve"> </w:instrText>
            </w:r>
            <w:r w:rsidRPr="008133F1">
              <w:rPr>
                <w:rStyle w:val="Hyperlink"/>
                <w:noProof/>
              </w:rPr>
            </w:r>
            <w:r w:rsidRPr="008133F1">
              <w:rPr>
                <w:rStyle w:val="Hyperlink"/>
                <w:noProof/>
              </w:rPr>
              <w:fldChar w:fldCharType="separate"/>
            </w:r>
            <w:r w:rsidRPr="008133F1">
              <w:rPr>
                <w:rStyle w:val="Hyperlink"/>
                <w:noProof/>
              </w:rPr>
              <w:t>Data entry</w:t>
            </w:r>
            <w:r>
              <w:rPr>
                <w:noProof/>
                <w:webHidden/>
              </w:rPr>
              <w:tab/>
            </w:r>
            <w:r>
              <w:rPr>
                <w:noProof/>
                <w:webHidden/>
              </w:rPr>
              <w:fldChar w:fldCharType="begin"/>
            </w:r>
            <w:r>
              <w:rPr>
                <w:noProof/>
                <w:webHidden/>
              </w:rPr>
              <w:instrText xml:space="preserve"> PAGEREF _Toc461583465 \h </w:instrText>
            </w:r>
            <w:r>
              <w:rPr>
                <w:noProof/>
                <w:webHidden/>
              </w:rPr>
            </w:r>
          </w:ins>
          <w:r>
            <w:rPr>
              <w:noProof/>
              <w:webHidden/>
            </w:rPr>
            <w:fldChar w:fldCharType="separate"/>
          </w:r>
          <w:ins w:id="50" w:author="Yash Ganthe" w:date="2016-09-14T02:28:00Z">
            <w:r>
              <w:rPr>
                <w:noProof/>
                <w:webHidden/>
              </w:rPr>
              <w:t>6</w:t>
            </w:r>
            <w:r>
              <w:rPr>
                <w:noProof/>
                <w:webHidden/>
              </w:rPr>
              <w:fldChar w:fldCharType="end"/>
            </w:r>
            <w:r w:rsidRPr="008133F1">
              <w:rPr>
                <w:rStyle w:val="Hyperlink"/>
                <w:noProof/>
              </w:rPr>
              <w:fldChar w:fldCharType="end"/>
            </w:r>
          </w:ins>
        </w:p>
        <w:p w14:paraId="1EF31515" w14:textId="77777777" w:rsidR="000B2C06" w:rsidRDefault="000B2C06">
          <w:pPr>
            <w:pStyle w:val="TOC1"/>
            <w:tabs>
              <w:tab w:val="right" w:leader="dot" w:pos="9350"/>
            </w:tabs>
            <w:rPr>
              <w:ins w:id="51" w:author="Yash Ganthe" w:date="2016-09-14T02:28:00Z"/>
              <w:rFonts w:eastAsiaTheme="minorEastAsia"/>
              <w:noProof/>
              <w:szCs w:val="20"/>
              <w:lang w:bidi="mr-IN"/>
            </w:rPr>
          </w:pPr>
          <w:ins w:id="52" w:author="Yash Ganthe" w:date="2016-09-14T02:28:00Z">
            <w:r w:rsidRPr="008133F1">
              <w:rPr>
                <w:rStyle w:val="Hyperlink"/>
                <w:noProof/>
              </w:rPr>
              <w:fldChar w:fldCharType="begin"/>
            </w:r>
            <w:r w:rsidRPr="008133F1">
              <w:rPr>
                <w:rStyle w:val="Hyperlink"/>
                <w:noProof/>
              </w:rPr>
              <w:instrText xml:space="preserve"> </w:instrText>
            </w:r>
            <w:r>
              <w:rPr>
                <w:noProof/>
              </w:rPr>
              <w:instrText>HYPERLINK \l "_Toc461583466"</w:instrText>
            </w:r>
            <w:r w:rsidRPr="008133F1">
              <w:rPr>
                <w:rStyle w:val="Hyperlink"/>
                <w:noProof/>
              </w:rPr>
              <w:instrText xml:space="preserve"> </w:instrText>
            </w:r>
            <w:r w:rsidRPr="008133F1">
              <w:rPr>
                <w:rStyle w:val="Hyperlink"/>
                <w:noProof/>
              </w:rPr>
            </w:r>
            <w:r w:rsidRPr="008133F1">
              <w:rPr>
                <w:rStyle w:val="Hyperlink"/>
                <w:noProof/>
              </w:rPr>
              <w:fldChar w:fldCharType="separate"/>
            </w:r>
            <w:r w:rsidRPr="008133F1">
              <w:rPr>
                <w:rStyle w:val="Hyperlink"/>
                <w:noProof/>
              </w:rPr>
              <w:t>Passenger Experience</w:t>
            </w:r>
            <w:r>
              <w:rPr>
                <w:noProof/>
                <w:webHidden/>
              </w:rPr>
              <w:tab/>
            </w:r>
            <w:r>
              <w:rPr>
                <w:noProof/>
                <w:webHidden/>
              </w:rPr>
              <w:fldChar w:fldCharType="begin"/>
            </w:r>
            <w:r>
              <w:rPr>
                <w:noProof/>
                <w:webHidden/>
              </w:rPr>
              <w:instrText xml:space="preserve"> PAGEREF _Toc461583466 \h </w:instrText>
            </w:r>
            <w:r>
              <w:rPr>
                <w:noProof/>
                <w:webHidden/>
              </w:rPr>
            </w:r>
          </w:ins>
          <w:r>
            <w:rPr>
              <w:noProof/>
              <w:webHidden/>
            </w:rPr>
            <w:fldChar w:fldCharType="separate"/>
          </w:r>
          <w:ins w:id="53" w:author="Yash Ganthe" w:date="2016-09-14T02:28:00Z">
            <w:r>
              <w:rPr>
                <w:noProof/>
                <w:webHidden/>
              </w:rPr>
              <w:t>7</w:t>
            </w:r>
            <w:r>
              <w:rPr>
                <w:noProof/>
                <w:webHidden/>
              </w:rPr>
              <w:fldChar w:fldCharType="end"/>
            </w:r>
            <w:r w:rsidRPr="008133F1">
              <w:rPr>
                <w:rStyle w:val="Hyperlink"/>
                <w:noProof/>
              </w:rPr>
              <w:fldChar w:fldCharType="end"/>
            </w:r>
          </w:ins>
        </w:p>
        <w:p w14:paraId="6E7C8471" w14:textId="77777777" w:rsidR="000B2C06" w:rsidRDefault="000B2C06">
          <w:pPr>
            <w:pStyle w:val="TOC1"/>
            <w:tabs>
              <w:tab w:val="right" w:leader="dot" w:pos="9350"/>
            </w:tabs>
            <w:rPr>
              <w:ins w:id="54" w:author="Yash Ganthe" w:date="2016-09-14T02:28:00Z"/>
              <w:rFonts w:eastAsiaTheme="minorEastAsia"/>
              <w:noProof/>
              <w:szCs w:val="20"/>
              <w:lang w:bidi="mr-IN"/>
            </w:rPr>
          </w:pPr>
          <w:ins w:id="55" w:author="Yash Ganthe" w:date="2016-09-14T02:28:00Z">
            <w:r w:rsidRPr="008133F1">
              <w:rPr>
                <w:rStyle w:val="Hyperlink"/>
                <w:noProof/>
              </w:rPr>
              <w:fldChar w:fldCharType="begin"/>
            </w:r>
            <w:r w:rsidRPr="008133F1">
              <w:rPr>
                <w:rStyle w:val="Hyperlink"/>
                <w:noProof/>
              </w:rPr>
              <w:instrText xml:space="preserve"> </w:instrText>
            </w:r>
            <w:r>
              <w:rPr>
                <w:noProof/>
              </w:rPr>
              <w:instrText>HYPERLINK \l "_Toc461583467"</w:instrText>
            </w:r>
            <w:r w:rsidRPr="008133F1">
              <w:rPr>
                <w:rStyle w:val="Hyperlink"/>
                <w:noProof/>
              </w:rPr>
              <w:instrText xml:space="preserve"> </w:instrText>
            </w:r>
            <w:r w:rsidRPr="008133F1">
              <w:rPr>
                <w:rStyle w:val="Hyperlink"/>
                <w:noProof/>
              </w:rPr>
            </w:r>
            <w:r w:rsidRPr="008133F1">
              <w:rPr>
                <w:rStyle w:val="Hyperlink"/>
                <w:noProof/>
              </w:rPr>
              <w:fldChar w:fldCharType="separate"/>
            </w:r>
            <w:r w:rsidRPr="008133F1">
              <w:rPr>
                <w:rStyle w:val="Hyperlink"/>
                <w:noProof/>
                <w:shd w:val="clear" w:color="auto" w:fill="FFFFFF"/>
              </w:rPr>
              <w:t>Financials</w:t>
            </w:r>
            <w:r>
              <w:rPr>
                <w:noProof/>
                <w:webHidden/>
              </w:rPr>
              <w:tab/>
            </w:r>
            <w:r>
              <w:rPr>
                <w:noProof/>
                <w:webHidden/>
              </w:rPr>
              <w:fldChar w:fldCharType="begin"/>
            </w:r>
            <w:r>
              <w:rPr>
                <w:noProof/>
                <w:webHidden/>
              </w:rPr>
              <w:instrText xml:space="preserve"> PAGEREF _Toc461583467 \h </w:instrText>
            </w:r>
            <w:r>
              <w:rPr>
                <w:noProof/>
                <w:webHidden/>
              </w:rPr>
            </w:r>
          </w:ins>
          <w:r>
            <w:rPr>
              <w:noProof/>
              <w:webHidden/>
            </w:rPr>
            <w:fldChar w:fldCharType="separate"/>
          </w:r>
          <w:ins w:id="56" w:author="Yash Ganthe" w:date="2016-09-14T02:28:00Z">
            <w:r>
              <w:rPr>
                <w:noProof/>
                <w:webHidden/>
              </w:rPr>
              <w:t>7</w:t>
            </w:r>
            <w:r>
              <w:rPr>
                <w:noProof/>
                <w:webHidden/>
              </w:rPr>
              <w:fldChar w:fldCharType="end"/>
            </w:r>
            <w:r w:rsidRPr="008133F1">
              <w:rPr>
                <w:rStyle w:val="Hyperlink"/>
                <w:noProof/>
              </w:rPr>
              <w:fldChar w:fldCharType="end"/>
            </w:r>
          </w:ins>
        </w:p>
        <w:p w14:paraId="39F1DDA2" w14:textId="77777777" w:rsidR="000B2C06" w:rsidRDefault="000B2C06">
          <w:pPr>
            <w:pStyle w:val="TOC1"/>
            <w:tabs>
              <w:tab w:val="right" w:leader="dot" w:pos="9350"/>
            </w:tabs>
            <w:rPr>
              <w:ins w:id="57" w:author="Yash Ganthe" w:date="2016-09-14T02:28:00Z"/>
              <w:rFonts w:eastAsiaTheme="minorEastAsia"/>
              <w:noProof/>
              <w:szCs w:val="20"/>
              <w:lang w:bidi="mr-IN"/>
            </w:rPr>
          </w:pPr>
          <w:ins w:id="58" w:author="Yash Ganthe" w:date="2016-09-14T02:28:00Z">
            <w:r w:rsidRPr="008133F1">
              <w:rPr>
                <w:rStyle w:val="Hyperlink"/>
                <w:noProof/>
              </w:rPr>
              <w:fldChar w:fldCharType="begin"/>
            </w:r>
            <w:r w:rsidRPr="008133F1">
              <w:rPr>
                <w:rStyle w:val="Hyperlink"/>
                <w:noProof/>
              </w:rPr>
              <w:instrText xml:space="preserve"> </w:instrText>
            </w:r>
            <w:r>
              <w:rPr>
                <w:noProof/>
              </w:rPr>
              <w:instrText>HYPERLINK \l "_Toc461583468"</w:instrText>
            </w:r>
            <w:r w:rsidRPr="008133F1">
              <w:rPr>
                <w:rStyle w:val="Hyperlink"/>
                <w:noProof/>
              </w:rPr>
              <w:instrText xml:space="preserve"> </w:instrText>
            </w:r>
            <w:r w:rsidRPr="008133F1">
              <w:rPr>
                <w:rStyle w:val="Hyperlink"/>
                <w:noProof/>
              </w:rPr>
            </w:r>
            <w:r w:rsidRPr="008133F1">
              <w:rPr>
                <w:rStyle w:val="Hyperlink"/>
                <w:noProof/>
              </w:rPr>
              <w:fldChar w:fldCharType="separate"/>
            </w:r>
            <w:r w:rsidRPr="008133F1">
              <w:rPr>
                <w:rStyle w:val="Hyperlink"/>
                <w:noProof/>
                <w:shd w:val="clear" w:color="auto" w:fill="FFFFFF"/>
              </w:rPr>
              <w:t>Engagement with GTDC</w:t>
            </w:r>
            <w:r>
              <w:rPr>
                <w:noProof/>
                <w:webHidden/>
              </w:rPr>
              <w:tab/>
            </w:r>
            <w:r>
              <w:rPr>
                <w:noProof/>
                <w:webHidden/>
              </w:rPr>
              <w:fldChar w:fldCharType="begin"/>
            </w:r>
            <w:r>
              <w:rPr>
                <w:noProof/>
                <w:webHidden/>
              </w:rPr>
              <w:instrText xml:space="preserve"> PAGEREF _Toc461583468 \h </w:instrText>
            </w:r>
            <w:r>
              <w:rPr>
                <w:noProof/>
                <w:webHidden/>
              </w:rPr>
            </w:r>
          </w:ins>
          <w:r>
            <w:rPr>
              <w:noProof/>
              <w:webHidden/>
            </w:rPr>
            <w:fldChar w:fldCharType="separate"/>
          </w:r>
          <w:ins w:id="59" w:author="Yash Ganthe" w:date="2016-09-14T02:28:00Z">
            <w:r>
              <w:rPr>
                <w:noProof/>
                <w:webHidden/>
              </w:rPr>
              <w:t>7</w:t>
            </w:r>
            <w:r>
              <w:rPr>
                <w:noProof/>
                <w:webHidden/>
              </w:rPr>
              <w:fldChar w:fldCharType="end"/>
            </w:r>
            <w:r w:rsidRPr="008133F1">
              <w:rPr>
                <w:rStyle w:val="Hyperlink"/>
                <w:noProof/>
              </w:rPr>
              <w:fldChar w:fldCharType="end"/>
            </w:r>
          </w:ins>
        </w:p>
        <w:p w14:paraId="0ED06FFD" w14:textId="77777777" w:rsidR="000B2C06" w:rsidRDefault="000B2C06">
          <w:pPr>
            <w:pStyle w:val="TOC1"/>
            <w:tabs>
              <w:tab w:val="right" w:leader="dot" w:pos="9350"/>
            </w:tabs>
            <w:rPr>
              <w:ins w:id="60" w:author="Yash Ganthe" w:date="2016-09-14T02:28:00Z"/>
              <w:rFonts w:eastAsiaTheme="minorEastAsia"/>
              <w:noProof/>
              <w:szCs w:val="20"/>
              <w:lang w:bidi="mr-IN"/>
            </w:rPr>
          </w:pPr>
          <w:ins w:id="61" w:author="Yash Ganthe" w:date="2016-09-14T02:28:00Z">
            <w:r w:rsidRPr="008133F1">
              <w:rPr>
                <w:rStyle w:val="Hyperlink"/>
                <w:noProof/>
              </w:rPr>
              <w:fldChar w:fldCharType="begin"/>
            </w:r>
            <w:r w:rsidRPr="008133F1">
              <w:rPr>
                <w:rStyle w:val="Hyperlink"/>
                <w:noProof/>
              </w:rPr>
              <w:instrText xml:space="preserve"> </w:instrText>
            </w:r>
            <w:r>
              <w:rPr>
                <w:noProof/>
              </w:rPr>
              <w:instrText>HYPERLINK \l "_Toc461583469"</w:instrText>
            </w:r>
            <w:r w:rsidRPr="008133F1">
              <w:rPr>
                <w:rStyle w:val="Hyperlink"/>
                <w:noProof/>
              </w:rPr>
              <w:instrText xml:space="preserve"> </w:instrText>
            </w:r>
            <w:r w:rsidRPr="008133F1">
              <w:rPr>
                <w:rStyle w:val="Hyperlink"/>
                <w:noProof/>
              </w:rPr>
            </w:r>
            <w:r w:rsidRPr="008133F1">
              <w:rPr>
                <w:rStyle w:val="Hyperlink"/>
                <w:noProof/>
              </w:rPr>
              <w:fldChar w:fldCharType="separate"/>
            </w:r>
            <w:r w:rsidRPr="008133F1">
              <w:rPr>
                <w:rStyle w:val="Hyperlink"/>
                <w:noProof/>
              </w:rPr>
              <w:t>Additional services</w:t>
            </w:r>
            <w:r>
              <w:rPr>
                <w:noProof/>
                <w:webHidden/>
              </w:rPr>
              <w:tab/>
            </w:r>
            <w:r>
              <w:rPr>
                <w:noProof/>
                <w:webHidden/>
              </w:rPr>
              <w:fldChar w:fldCharType="begin"/>
            </w:r>
            <w:r>
              <w:rPr>
                <w:noProof/>
                <w:webHidden/>
              </w:rPr>
              <w:instrText xml:space="preserve"> PAGEREF _Toc461583469 \h </w:instrText>
            </w:r>
            <w:r>
              <w:rPr>
                <w:noProof/>
                <w:webHidden/>
              </w:rPr>
            </w:r>
          </w:ins>
          <w:r>
            <w:rPr>
              <w:noProof/>
              <w:webHidden/>
            </w:rPr>
            <w:fldChar w:fldCharType="separate"/>
          </w:r>
          <w:ins w:id="62" w:author="Yash Ganthe" w:date="2016-09-14T02:28:00Z">
            <w:r>
              <w:rPr>
                <w:noProof/>
                <w:webHidden/>
              </w:rPr>
              <w:t>8</w:t>
            </w:r>
            <w:r>
              <w:rPr>
                <w:noProof/>
                <w:webHidden/>
              </w:rPr>
              <w:fldChar w:fldCharType="end"/>
            </w:r>
            <w:r w:rsidRPr="008133F1">
              <w:rPr>
                <w:rStyle w:val="Hyperlink"/>
                <w:noProof/>
              </w:rPr>
              <w:fldChar w:fldCharType="end"/>
            </w:r>
          </w:ins>
        </w:p>
        <w:p w14:paraId="6D64F21B" w14:textId="77777777" w:rsidR="000B2C06" w:rsidRDefault="000B2C06">
          <w:pPr>
            <w:pStyle w:val="TOC2"/>
            <w:tabs>
              <w:tab w:val="right" w:leader="dot" w:pos="9350"/>
            </w:tabs>
            <w:rPr>
              <w:ins w:id="63" w:author="Yash Ganthe" w:date="2016-09-14T02:28:00Z"/>
              <w:rFonts w:eastAsiaTheme="minorEastAsia"/>
              <w:noProof/>
              <w:szCs w:val="20"/>
              <w:lang w:bidi="mr-IN"/>
            </w:rPr>
          </w:pPr>
          <w:ins w:id="64" w:author="Yash Ganthe" w:date="2016-09-14T02:28:00Z">
            <w:r w:rsidRPr="008133F1">
              <w:rPr>
                <w:rStyle w:val="Hyperlink"/>
                <w:noProof/>
              </w:rPr>
              <w:fldChar w:fldCharType="begin"/>
            </w:r>
            <w:r w:rsidRPr="008133F1">
              <w:rPr>
                <w:rStyle w:val="Hyperlink"/>
                <w:noProof/>
              </w:rPr>
              <w:instrText xml:space="preserve"> </w:instrText>
            </w:r>
            <w:r>
              <w:rPr>
                <w:noProof/>
              </w:rPr>
              <w:instrText>HYPERLINK \l "_Toc461583470"</w:instrText>
            </w:r>
            <w:r w:rsidRPr="008133F1">
              <w:rPr>
                <w:rStyle w:val="Hyperlink"/>
                <w:noProof/>
              </w:rPr>
              <w:instrText xml:space="preserve"> </w:instrText>
            </w:r>
            <w:r w:rsidRPr="008133F1">
              <w:rPr>
                <w:rStyle w:val="Hyperlink"/>
                <w:noProof/>
              </w:rPr>
            </w:r>
            <w:r w:rsidRPr="008133F1">
              <w:rPr>
                <w:rStyle w:val="Hyperlink"/>
                <w:noProof/>
              </w:rPr>
              <w:fldChar w:fldCharType="separate"/>
            </w:r>
            <w:r w:rsidRPr="008133F1">
              <w:rPr>
                <w:rStyle w:val="Hyperlink"/>
                <w:noProof/>
              </w:rPr>
              <w:t>The Goa Calendar</w:t>
            </w:r>
            <w:r>
              <w:rPr>
                <w:noProof/>
                <w:webHidden/>
              </w:rPr>
              <w:tab/>
            </w:r>
            <w:r>
              <w:rPr>
                <w:noProof/>
                <w:webHidden/>
              </w:rPr>
              <w:fldChar w:fldCharType="begin"/>
            </w:r>
            <w:r>
              <w:rPr>
                <w:noProof/>
                <w:webHidden/>
              </w:rPr>
              <w:instrText xml:space="preserve"> PAGEREF _Toc461583470 \h </w:instrText>
            </w:r>
            <w:r>
              <w:rPr>
                <w:noProof/>
                <w:webHidden/>
              </w:rPr>
            </w:r>
          </w:ins>
          <w:r>
            <w:rPr>
              <w:noProof/>
              <w:webHidden/>
            </w:rPr>
            <w:fldChar w:fldCharType="separate"/>
          </w:r>
          <w:ins w:id="65" w:author="Yash Ganthe" w:date="2016-09-14T02:28:00Z">
            <w:r>
              <w:rPr>
                <w:noProof/>
                <w:webHidden/>
              </w:rPr>
              <w:t>8</w:t>
            </w:r>
            <w:r>
              <w:rPr>
                <w:noProof/>
                <w:webHidden/>
              </w:rPr>
              <w:fldChar w:fldCharType="end"/>
            </w:r>
            <w:r w:rsidRPr="008133F1">
              <w:rPr>
                <w:rStyle w:val="Hyperlink"/>
                <w:noProof/>
              </w:rPr>
              <w:fldChar w:fldCharType="end"/>
            </w:r>
          </w:ins>
        </w:p>
        <w:p w14:paraId="54A8F4A9" w14:textId="77777777" w:rsidR="000B2C06" w:rsidRDefault="000B2C06">
          <w:pPr>
            <w:pStyle w:val="TOC2"/>
            <w:tabs>
              <w:tab w:val="right" w:leader="dot" w:pos="9350"/>
            </w:tabs>
            <w:rPr>
              <w:ins w:id="66" w:author="Yash Ganthe" w:date="2016-09-14T02:28:00Z"/>
              <w:rFonts w:eastAsiaTheme="minorEastAsia"/>
              <w:noProof/>
              <w:szCs w:val="20"/>
              <w:lang w:bidi="mr-IN"/>
            </w:rPr>
          </w:pPr>
          <w:ins w:id="67" w:author="Yash Ganthe" w:date="2016-09-14T02:28:00Z">
            <w:r w:rsidRPr="008133F1">
              <w:rPr>
                <w:rStyle w:val="Hyperlink"/>
                <w:noProof/>
              </w:rPr>
              <w:fldChar w:fldCharType="begin"/>
            </w:r>
            <w:r w:rsidRPr="008133F1">
              <w:rPr>
                <w:rStyle w:val="Hyperlink"/>
                <w:noProof/>
              </w:rPr>
              <w:instrText xml:space="preserve"> </w:instrText>
            </w:r>
            <w:r>
              <w:rPr>
                <w:noProof/>
              </w:rPr>
              <w:instrText>HYPERLINK \l "_Toc461583471"</w:instrText>
            </w:r>
            <w:r w:rsidRPr="008133F1">
              <w:rPr>
                <w:rStyle w:val="Hyperlink"/>
                <w:noProof/>
              </w:rPr>
              <w:instrText xml:space="preserve"> </w:instrText>
            </w:r>
            <w:r w:rsidRPr="008133F1">
              <w:rPr>
                <w:rStyle w:val="Hyperlink"/>
                <w:noProof/>
              </w:rPr>
            </w:r>
            <w:r w:rsidRPr="008133F1">
              <w:rPr>
                <w:rStyle w:val="Hyperlink"/>
                <w:noProof/>
              </w:rPr>
              <w:fldChar w:fldCharType="separate"/>
            </w:r>
            <w:r w:rsidRPr="008133F1">
              <w:rPr>
                <w:rStyle w:val="Hyperlink"/>
                <w:noProof/>
              </w:rPr>
              <w:t>The Goa Map</w:t>
            </w:r>
            <w:r>
              <w:rPr>
                <w:noProof/>
                <w:webHidden/>
              </w:rPr>
              <w:tab/>
            </w:r>
            <w:r>
              <w:rPr>
                <w:noProof/>
                <w:webHidden/>
              </w:rPr>
              <w:fldChar w:fldCharType="begin"/>
            </w:r>
            <w:r>
              <w:rPr>
                <w:noProof/>
                <w:webHidden/>
              </w:rPr>
              <w:instrText xml:space="preserve"> PAGEREF _Toc461583471 \h </w:instrText>
            </w:r>
            <w:r>
              <w:rPr>
                <w:noProof/>
                <w:webHidden/>
              </w:rPr>
            </w:r>
          </w:ins>
          <w:r>
            <w:rPr>
              <w:noProof/>
              <w:webHidden/>
            </w:rPr>
            <w:fldChar w:fldCharType="separate"/>
          </w:r>
          <w:ins w:id="68" w:author="Yash Ganthe" w:date="2016-09-14T02:28:00Z">
            <w:r>
              <w:rPr>
                <w:noProof/>
                <w:webHidden/>
              </w:rPr>
              <w:t>8</w:t>
            </w:r>
            <w:r>
              <w:rPr>
                <w:noProof/>
                <w:webHidden/>
              </w:rPr>
              <w:fldChar w:fldCharType="end"/>
            </w:r>
            <w:r w:rsidRPr="008133F1">
              <w:rPr>
                <w:rStyle w:val="Hyperlink"/>
                <w:noProof/>
              </w:rPr>
              <w:fldChar w:fldCharType="end"/>
            </w:r>
          </w:ins>
        </w:p>
        <w:p w14:paraId="70BEE529" w14:textId="77777777" w:rsidR="000B2C06" w:rsidRDefault="000B2C06">
          <w:pPr>
            <w:pStyle w:val="TOC2"/>
            <w:tabs>
              <w:tab w:val="right" w:leader="dot" w:pos="9350"/>
            </w:tabs>
            <w:rPr>
              <w:ins w:id="69" w:author="Yash Ganthe" w:date="2016-09-14T02:28:00Z"/>
              <w:rFonts w:eastAsiaTheme="minorEastAsia"/>
              <w:noProof/>
              <w:szCs w:val="20"/>
              <w:lang w:bidi="mr-IN"/>
            </w:rPr>
          </w:pPr>
          <w:ins w:id="70" w:author="Yash Ganthe" w:date="2016-09-14T02:28:00Z">
            <w:r w:rsidRPr="008133F1">
              <w:rPr>
                <w:rStyle w:val="Hyperlink"/>
                <w:noProof/>
              </w:rPr>
              <w:fldChar w:fldCharType="begin"/>
            </w:r>
            <w:r w:rsidRPr="008133F1">
              <w:rPr>
                <w:rStyle w:val="Hyperlink"/>
                <w:noProof/>
              </w:rPr>
              <w:instrText xml:space="preserve"> </w:instrText>
            </w:r>
            <w:r>
              <w:rPr>
                <w:noProof/>
              </w:rPr>
              <w:instrText>HYPERLINK \l "_Toc461583472"</w:instrText>
            </w:r>
            <w:r w:rsidRPr="008133F1">
              <w:rPr>
                <w:rStyle w:val="Hyperlink"/>
                <w:noProof/>
              </w:rPr>
              <w:instrText xml:space="preserve"> </w:instrText>
            </w:r>
            <w:r w:rsidRPr="008133F1">
              <w:rPr>
                <w:rStyle w:val="Hyperlink"/>
                <w:noProof/>
              </w:rPr>
            </w:r>
            <w:r w:rsidRPr="008133F1">
              <w:rPr>
                <w:rStyle w:val="Hyperlink"/>
                <w:noProof/>
              </w:rPr>
              <w:fldChar w:fldCharType="separate"/>
            </w:r>
            <w:r w:rsidRPr="008133F1">
              <w:rPr>
                <w:rStyle w:val="Hyperlink"/>
                <w:noProof/>
              </w:rPr>
              <w:t>Taxis on Google Maps</w:t>
            </w:r>
            <w:r>
              <w:rPr>
                <w:noProof/>
                <w:webHidden/>
              </w:rPr>
              <w:tab/>
            </w:r>
            <w:r>
              <w:rPr>
                <w:noProof/>
                <w:webHidden/>
              </w:rPr>
              <w:fldChar w:fldCharType="begin"/>
            </w:r>
            <w:r>
              <w:rPr>
                <w:noProof/>
                <w:webHidden/>
              </w:rPr>
              <w:instrText xml:space="preserve"> PAGEREF _Toc461583472 \h </w:instrText>
            </w:r>
            <w:r>
              <w:rPr>
                <w:noProof/>
                <w:webHidden/>
              </w:rPr>
            </w:r>
          </w:ins>
          <w:r>
            <w:rPr>
              <w:noProof/>
              <w:webHidden/>
            </w:rPr>
            <w:fldChar w:fldCharType="separate"/>
          </w:r>
          <w:ins w:id="71" w:author="Yash Ganthe" w:date="2016-09-14T02:28:00Z">
            <w:r>
              <w:rPr>
                <w:noProof/>
                <w:webHidden/>
              </w:rPr>
              <w:t>8</w:t>
            </w:r>
            <w:r>
              <w:rPr>
                <w:noProof/>
                <w:webHidden/>
              </w:rPr>
              <w:fldChar w:fldCharType="end"/>
            </w:r>
            <w:r w:rsidRPr="008133F1">
              <w:rPr>
                <w:rStyle w:val="Hyperlink"/>
                <w:noProof/>
              </w:rPr>
              <w:fldChar w:fldCharType="end"/>
            </w:r>
          </w:ins>
        </w:p>
        <w:p w14:paraId="666A5A11" w14:textId="77777777" w:rsidR="000B2C06" w:rsidRDefault="000B2C06">
          <w:pPr>
            <w:pStyle w:val="TOC1"/>
            <w:tabs>
              <w:tab w:val="right" w:leader="dot" w:pos="9350"/>
            </w:tabs>
            <w:rPr>
              <w:ins w:id="72" w:author="Yash Ganthe" w:date="2016-09-14T02:28:00Z"/>
              <w:rFonts w:eastAsiaTheme="minorEastAsia"/>
              <w:noProof/>
              <w:szCs w:val="20"/>
              <w:lang w:bidi="mr-IN"/>
            </w:rPr>
          </w:pPr>
          <w:ins w:id="73" w:author="Yash Ganthe" w:date="2016-09-14T02:28:00Z">
            <w:r w:rsidRPr="008133F1">
              <w:rPr>
                <w:rStyle w:val="Hyperlink"/>
                <w:noProof/>
              </w:rPr>
              <w:fldChar w:fldCharType="begin"/>
            </w:r>
            <w:r w:rsidRPr="008133F1">
              <w:rPr>
                <w:rStyle w:val="Hyperlink"/>
                <w:noProof/>
              </w:rPr>
              <w:instrText xml:space="preserve"> </w:instrText>
            </w:r>
            <w:r>
              <w:rPr>
                <w:noProof/>
              </w:rPr>
              <w:instrText>HYPERLINK \l "_Toc461583473"</w:instrText>
            </w:r>
            <w:r w:rsidRPr="008133F1">
              <w:rPr>
                <w:rStyle w:val="Hyperlink"/>
                <w:noProof/>
              </w:rPr>
              <w:instrText xml:space="preserve"> </w:instrText>
            </w:r>
            <w:r w:rsidRPr="008133F1">
              <w:rPr>
                <w:rStyle w:val="Hyperlink"/>
                <w:noProof/>
              </w:rPr>
            </w:r>
            <w:r w:rsidRPr="008133F1">
              <w:rPr>
                <w:rStyle w:val="Hyperlink"/>
                <w:noProof/>
              </w:rPr>
              <w:fldChar w:fldCharType="separate"/>
            </w:r>
            <w:r w:rsidRPr="008133F1">
              <w:rPr>
                <w:rStyle w:val="Hyperlink"/>
                <w:noProof/>
              </w:rPr>
              <w:t>Summary</w:t>
            </w:r>
            <w:r>
              <w:rPr>
                <w:noProof/>
                <w:webHidden/>
              </w:rPr>
              <w:tab/>
            </w:r>
            <w:r>
              <w:rPr>
                <w:noProof/>
                <w:webHidden/>
              </w:rPr>
              <w:fldChar w:fldCharType="begin"/>
            </w:r>
            <w:r>
              <w:rPr>
                <w:noProof/>
                <w:webHidden/>
              </w:rPr>
              <w:instrText xml:space="preserve"> PAGEREF _Toc461583473 \h </w:instrText>
            </w:r>
            <w:r>
              <w:rPr>
                <w:noProof/>
                <w:webHidden/>
              </w:rPr>
            </w:r>
          </w:ins>
          <w:r>
            <w:rPr>
              <w:noProof/>
              <w:webHidden/>
            </w:rPr>
            <w:fldChar w:fldCharType="separate"/>
          </w:r>
          <w:ins w:id="74" w:author="Yash Ganthe" w:date="2016-09-14T02:28:00Z">
            <w:r>
              <w:rPr>
                <w:noProof/>
                <w:webHidden/>
              </w:rPr>
              <w:t>8</w:t>
            </w:r>
            <w:r>
              <w:rPr>
                <w:noProof/>
                <w:webHidden/>
              </w:rPr>
              <w:fldChar w:fldCharType="end"/>
            </w:r>
            <w:r w:rsidRPr="008133F1">
              <w:rPr>
                <w:rStyle w:val="Hyperlink"/>
                <w:noProof/>
              </w:rPr>
              <w:fldChar w:fldCharType="end"/>
            </w:r>
          </w:ins>
        </w:p>
        <w:p w14:paraId="190E27E7" w14:textId="77777777" w:rsidR="006A3172" w:rsidDel="000B2C06" w:rsidRDefault="006A3172">
          <w:pPr>
            <w:pStyle w:val="TOC1"/>
            <w:tabs>
              <w:tab w:val="right" w:leader="dot" w:pos="9350"/>
            </w:tabs>
            <w:rPr>
              <w:del w:id="75" w:author="Yash Ganthe" w:date="2016-09-14T02:28:00Z"/>
              <w:noProof/>
            </w:rPr>
          </w:pPr>
          <w:del w:id="76" w:author="Yash Ganthe" w:date="2016-09-14T02:28:00Z">
            <w:r w:rsidRPr="000B2C06" w:rsidDel="000B2C06">
              <w:rPr>
                <w:rStyle w:val="Hyperlink"/>
                <w:noProof/>
                <w:shd w:val="clear" w:color="auto" w:fill="FFFFFF"/>
                <w:rPrChange w:id="77" w:author="Yash Ganthe" w:date="2016-09-14T02:28:00Z">
                  <w:rPr>
                    <w:rStyle w:val="Hyperlink"/>
                    <w:noProof/>
                    <w:shd w:val="clear" w:color="auto" w:fill="FFFFFF"/>
                  </w:rPr>
                </w:rPrChange>
              </w:rPr>
              <w:delText>Executive Summary</w:delText>
            </w:r>
            <w:r w:rsidDel="000B2C06">
              <w:rPr>
                <w:noProof/>
                <w:webHidden/>
              </w:rPr>
              <w:tab/>
              <w:delText>3</w:delText>
            </w:r>
          </w:del>
        </w:p>
        <w:p w14:paraId="4F1D87B5" w14:textId="77777777" w:rsidR="006A3172" w:rsidDel="000B2C06" w:rsidRDefault="006A3172">
          <w:pPr>
            <w:pStyle w:val="TOC2"/>
            <w:tabs>
              <w:tab w:val="right" w:leader="dot" w:pos="9350"/>
            </w:tabs>
            <w:rPr>
              <w:del w:id="78" w:author="Yash Ganthe" w:date="2016-09-14T02:28:00Z"/>
              <w:noProof/>
            </w:rPr>
          </w:pPr>
          <w:del w:id="79" w:author="Yash Ganthe" w:date="2016-09-14T02:28:00Z">
            <w:r w:rsidRPr="000B2C06" w:rsidDel="000B2C06">
              <w:rPr>
                <w:rStyle w:val="Hyperlink"/>
                <w:noProof/>
                <w:rPrChange w:id="80" w:author="Yash Ganthe" w:date="2016-09-14T02:28:00Z">
                  <w:rPr>
                    <w:rStyle w:val="Hyperlink"/>
                    <w:noProof/>
                  </w:rPr>
                </w:rPrChange>
              </w:rPr>
              <w:delText>Existing problem</w:delText>
            </w:r>
            <w:r w:rsidDel="000B2C06">
              <w:rPr>
                <w:noProof/>
                <w:webHidden/>
              </w:rPr>
              <w:tab/>
              <w:delText>3</w:delText>
            </w:r>
          </w:del>
        </w:p>
        <w:p w14:paraId="3AEC0CD6" w14:textId="77777777" w:rsidR="006A3172" w:rsidDel="000B2C06" w:rsidRDefault="006A3172">
          <w:pPr>
            <w:pStyle w:val="TOC2"/>
            <w:tabs>
              <w:tab w:val="right" w:leader="dot" w:pos="9350"/>
            </w:tabs>
            <w:rPr>
              <w:del w:id="81" w:author="Yash Ganthe" w:date="2016-09-14T02:28:00Z"/>
              <w:noProof/>
            </w:rPr>
          </w:pPr>
          <w:del w:id="82" w:author="Yash Ganthe" w:date="2016-09-14T02:28:00Z">
            <w:r w:rsidRPr="000B2C06" w:rsidDel="000B2C06">
              <w:rPr>
                <w:rStyle w:val="Hyperlink"/>
                <w:noProof/>
                <w:rPrChange w:id="83" w:author="Yash Ganthe" w:date="2016-09-14T02:28:00Z">
                  <w:rPr>
                    <w:rStyle w:val="Hyperlink"/>
                    <w:noProof/>
                  </w:rPr>
                </w:rPrChange>
              </w:rPr>
              <w:delText>The solution</w:delText>
            </w:r>
            <w:r w:rsidDel="000B2C06">
              <w:rPr>
                <w:noProof/>
                <w:webHidden/>
              </w:rPr>
              <w:tab/>
              <w:delText>3</w:delText>
            </w:r>
          </w:del>
        </w:p>
        <w:p w14:paraId="0CB53EAB" w14:textId="77777777" w:rsidR="006A3172" w:rsidDel="000B2C06" w:rsidRDefault="006A3172">
          <w:pPr>
            <w:pStyle w:val="TOC2"/>
            <w:tabs>
              <w:tab w:val="right" w:leader="dot" w:pos="9350"/>
            </w:tabs>
            <w:rPr>
              <w:del w:id="84" w:author="Yash Ganthe" w:date="2016-09-14T02:28:00Z"/>
              <w:noProof/>
            </w:rPr>
          </w:pPr>
          <w:del w:id="85" w:author="Yash Ganthe" w:date="2016-09-14T02:28:00Z">
            <w:r w:rsidRPr="000B2C06" w:rsidDel="000B2C06">
              <w:rPr>
                <w:rStyle w:val="Hyperlink"/>
                <w:noProof/>
                <w:rPrChange w:id="86" w:author="Yash Ganthe" w:date="2016-09-14T02:28:00Z">
                  <w:rPr>
                    <w:rStyle w:val="Hyperlink"/>
                    <w:noProof/>
                  </w:rPr>
                </w:rPrChange>
              </w:rPr>
              <w:delText>Our offering</w:delText>
            </w:r>
            <w:r w:rsidDel="000B2C06">
              <w:rPr>
                <w:noProof/>
                <w:webHidden/>
              </w:rPr>
              <w:tab/>
              <w:delText>3</w:delText>
            </w:r>
          </w:del>
        </w:p>
        <w:p w14:paraId="2031E031" w14:textId="77777777" w:rsidR="006A3172" w:rsidDel="000B2C06" w:rsidRDefault="006A3172">
          <w:pPr>
            <w:pStyle w:val="TOC2"/>
            <w:tabs>
              <w:tab w:val="right" w:leader="dot" w:pos="9350"/>
            </w:tabs>
            <w:rPr>
              <w:del w:id="87" w:author="Yash Ganthe" w:date="2016-09-14T02:28:00Z"/>
              <w:noProof/>
            </w:rPr>
          </w:pPr>
          <w:del w:id="88" w:author="Yash Ganthe" w:date="2016-09-14T02:28:00Z">
            <w:r w:rsidRPr="000B2C06" w:rsidDel="000B2C06">
              <w:rPr>
                <w:rStyle w:val="Hyperlink"/>
                <w:noProof/>
                <w:rPrChange w:id="89" w:author="Yash Ganthe" w:date="2016-09-14T02:28:00Z">
                  <w:rPr>
                    <w:rStyle w:val="Hyperlink"/>
                    <w:noProof/>
                  </w:rPr>
                </w:rPrChange>
              </w:rPr>
              <w:delText>The benefit</w:delText>
            </w:r>
            <w:r w:rsidDel="000B2C06">
              <w:rPr>
                <w:noProof/>
                <w:webHidden/>
              </w:rPr>
              <w:tab/>
              <w:delText>3</w:delText>
            </w:r>
          </w:del>
        </w:p>
        <w:p w14:paraId="347288E0" w14:textId="77777777" w:rsidR="006A3172" w:rsidRDefault="006A3172">
          <w:pPr>
            <w:rPr>
              <w:ins w:id="90" w:author="Yash Ganthe" w:date="2016-09-14T00:47:00Z"/>
            </w:rPr>
          </w:pPr>
          <w:ins w:id="91" w:author="Yash Ganthe" w:date="2016-09-14T00:47:00Z">
            <w:r>
              <w:rPr>
                <w:b/>
                <w:bCs/>
                <w:noProof/>
              </w:rPr>
              <w:fldChar w:fldCharType="end"/>
            </w:r>
          </w:ins>
        </w:p>
        <w:customXmlInsRangeStart w:id="92" w:author="Yash Ganthe" w:date="2016-09-14T00:47:00Z"/>
      </w:sdtContent>
    </w:sdt>
    <w:customXmlInsRangeEnd w:id="92"/>
    <w:p w14:paraId="28F9C162" w14:textId="77777777" w:rsidR="006A3172" w:rsidRDefault="006A3172">
      <w:pPr>
        <w:rPr>
          <w:ins w:id="93" w:author="Yash Ganthe" w:date="2016-09-14T00:47:00Z"/>
          <w:rFonts w:asciiTheme="majorHAnsi" w:eastAsiaTheme="majorEastAsia" w:hAnsiTheme="majorHAnsi" w:cstheme="majorBidi"/>
          <w:color w:val="2E74B5" w:themeColor="accent1" w:themeShade="BF"/>
          <w:sz w:val="32"/>
          <w:szCs w:val="32"/>
          <w:shd w:val="clear" w:color="auto" w:fill="FFFFFF"/>
        </w:rPr>
      </w:pPr>
    </w:p>
    <w:p w14:paraId="107C956F" w14:textId="77777777" w:rsidR="000B2C06" w:rsidRDefault="000B2C06">
      <w:pPr>
        <w:rPr>
          <w:ins w:id="94" w:author="Yash Ganthe" w:date="2016-09-14T02:29:00Z"/>
          <w:rFonts w:asciiTheme="majorHAnsi" w:eastAsiaTheme="majorEastAsia" w:hAnsiTheme="majorHAnsi" w:cstheme="majorBidi"/>
          <w:color w:val="2E74B5" w:themeColor="accent1" w:themeShade="BF"/>
          <w:sz w:val="32"/>
          <w:szCs w:val="32"/>
          <w:shd w:val="clear" w:color="auto" w:fill="FFFFFF"/>
        </w:rPr>
      </w:pPr>
      <w:bookmarkStart w:id="95" w:name="_Toc461583457"/>
      <w:ins w:id="96" w:author="Yash Ganthe" w:date="2016-09-14T02:29:00Z">
        <w:r>
          <w:rPr>
            <w:shd w:val="clear" w:color="auto" w:fill="FFFFFF"/>
          </w:rPr>
          <w:br w:type="page"/>
        </w:r>
      </w:ins>
    </w:p>
    <w:p w14:paraId="167D8C15" w14:textId="77777777" w:rsidR="00955B9F" w:rsidRDefault="00955B9F" w:rsidP="00955B9F">
      <w:pPr>
        <w:pStyle w:val="Heading1"/>
        <w:rPr>
          <w:ins w:id="97" w:author="Yash Ganthe" w:date="2016-09-14T00:33:00Z"/>
          <w:shd w:val="clear" w:color="auto" w:fill="FFFFFF"/>
        </w:rPr>
      </w:pPr>
      <w:r>
        <w:rPr>
          <w:shd w:val="clear" w:color="auto" w:fill="FFFFFF"/>
        </w:rPr>
        <w:lastRenderedPageBreak/>
        <w:t>Executive Summary</w:t>
      </w:r>
      <w:bookmarkEnd w:id="95"/>
    </w:p>
    <w:p w14:paraId="6973C36A" w14:textId="77777777" w:rsidR="00955B9F" w:rsidRPr="00955B9F" w:rsidRDefault="00955B9F" w:rsidP="00955B9F">
      <w:pPr>
        <w:pStyle w:val="Heading2"/>
        <w:rPr>
          <w:ins w:id="98" w:author="Yash Ganthe" w:date="2016-09-14T00:32:00Z"/>
          <w:rPrChange w:id="99" w:author="Yash Ganthe" w:date="2016-09-14T00:33:00Z">
            <w:rPr>
              <w:ins w:id="100" w:author="Yash Ganthe" w:date="2016-09-14T00:32:00Z"/>
              <w:shd w:val="clear" w:color="auto" w:fill="FFFFFF"/>
            </w:rPr>
          </w:rPrChange>
        </w:rPr>
        <w:pPrChange w:id="101" w:author="Yash Ganthe" w:date="2016-09-14T00:33:00Z">
          <w:pPr>
            <w:pStyle w:val="Heading1"/>
          </w:pPr>
        </w:pPrChange>
      </w:pPr>
      <w:bookmarkStart w:id="102" w:name="_Toc461583458"/>
      <w:ins w:id="103" w:author="Yash Ganthe" w:date="2016-09-14T00:33:00Z">
        <w:r>
          <w:t>Existing problem</w:t>
        </w:r>
      </w:ins>
      <w:bookmarkEnd w:id="102"/>
    </w:p>
    <w:p w14:paraId="191CA5C8" w14:textId="77777777" w:rsidR="006A3172" w:rsidRDefault="00955B9F" w:rsidP="00955B9F">
      <w:pPr>
        <w:rPr>
          <w:ins w:id="104" w:author="Yash Ganthe" w:date="2016-09-14T00:40:00Z"/>
        </w:rPr>
        <w:pPrChange w:id="105" w:author="Yash Ganthe" w:date="2016-09-14T00:32:00Z">
          <w:pPr>
            <w:pStyle w:val="Heading1"/>
          </w:pPr>
        </w:pPrChange>
      </w:pPr>
      <w:ins w:id="106" w:author="Yash Ganthe" w:date="2016-09-14T00:32:00Z">
        <w:r>
          <w:t xml:space="preserve">Goa is witnessing rampant rise in the usage of personal vehicles by locals as well as tourists. This is taking a major toll on the state's infrastructure, peacefulness and environment. Most people prefer personal vehicles due to lack of awareness of public transport options to get to their destination. </w:t>
        </w:r>
      </w:ins>
    </w:p>
    <w:p w14:paraId="7B10AF30" w14:textId="77777777" w:rsidR="006A3172" w:rsidRDefault="006A3172" w:rsidP="006A3172">
      <w:pPr>
        <w:pStyle w:val="Heading2"/>
        <w:rPr>
          <w:ins w:id="107" w:author="Yash Ganthe" w:date="2016-09-14T00:40:00Z"/>
        </w:rPr>
        <w:pPrChange w:id="108" w:author="Yash Ganthe" w:date="2016-09-14T00:40:00Z">
          <w:pPr>
            <w:pStyle w:val="Heading1"/>
          </w:pPr>
        </w:pPrChange>
      </w:pPr>
      <w:bookmarkStart w:id="109" w:name="_Toc461583459"/>
      <w:ins w:id="110" w:author="Yash Ganthe" w:date="2016-09-14T00:40:00Z">
        <w:r>
          <w:t>The solution</w:t>
        </w:r>
        <w:bookmarkEnd w:id="109"/>
      </w:ins>
    </w:p>
    <w:p w14:paraId="4A1DB3DB" w14:textId="77777777" w:rsidR="00955B9F" w:rsidRDefault="00955B9F" w:rsidP="00955B9F">
      <w:pPr>
        <w:rPr>
          <w:ins w:id="111" w:author="Yash Ganthe" w:date="2016-09-14T00:33:00Z"/>
        </w:rPr>
        <w:pPrChange w:id="112" w:author="Yash Ganthe" w:date="2016-09-14T00:32:00Z">
          <w:pPr>
            <w:pStyle w:val="Heading1"/>
          </w:pPr>
        </w:pPrChange>
      </w:pPr>
      <w:ins w:id="113" w:author="Yash Ganthe" w:date="2016-09-14T00:32:00Z">
        <w:r>
          <w:t>Goa's roads and waterways have a strong public transport operated by the Govt. and private operators. The convenience of having the time-table of all public transport services in Goa available on the internet, will translate into people being able to plan their commute in advance and avoid the hassles of using personal vehicles.</w:t>
        </w:r>
      </w:ins>
    </w:p>
    <w:p w14:paraId="7089B64B" w14:textId="77777777" w:rsidR="00955B9F" w:rsidRDefault="006A3172" w:rsidP="00955B9F">
      <w:pPr>
        <w:pStyle w:val="Heading2"/>
        <w:rPr>
          <w:ins w:id="114" w:author="Yash Ganthe" w:date="2016-09-14T00:34:00Z"/>
        </w:rPr>
        <w:pPrChange w:id="115" w:author="Yash Ganthe" w:date="2016-09-14T00:33:00Z">
          <w:pPr>
            <w:pStyle w:val="Heading1"/>
          </w:pPr>
        </w:pPrChange>
      </w:pPr>
      <w:bookmarkStart w:id="116" w:name="_Toc461583460"/>
      <w:ins w:id="117" w:author="Yash Ganthe" w:date="2016-09-14T00:40:00Z">
        <w:r>
          <w:t>Our offering</w:t>
        </w:r>
      </w:ins>
      <w:bookmarkEnd w:id="116"/>
    </w:p>
    <w:p w14:paraId="6E233E00" w14:textId="77777777" w:rsidR="00955B9F" w:rsidRDefault="00955B9F" w:rsidP="00955B9F">
      <w:pPr>
        <w:rPr>
          <w:ins w:id="118" w:author="Yash Ganthe" w:date="2016-09-14T00:39:00Z"/>
        </w:rPr>
        <w:pPrChange w:id="119" w:author="Yash Ganthe" w:date="2016-09-14T00:34:00Z">
          <w:pPr>
            <w:pStyle w:val="Heading1"/>
          </w:pPr>
        </w:pPrChange>
      </w:pPr>
      <w:ins w:id="120" w:author="Yash Ganthe" w:date="2016-09-14T00:36:00Z">
        <w:r>
          <w:t>We offer on online so</w:t>
        </w:r>
      </w:ins>
      <w:ins w:id="121" w:author="Yash Ganthe" w:date="2016-09-14T00:37:00Z">
        <w:r>
          <w:t>ftware that allows transit agencies to publish their routes, stops and timetables t</w:t>
        </w:r>
      </w:ins>
      <w:ins w:id="122" w:author="Yash Ganthe" w:date="2016-09-14T00:38:00Z">
        <w:r>
          <w:t xml:space="preserve">o Google Maps. </w:t>
        </w:r>
        <w:r w:rsidR="006A3172">
          <w:t xml:space="preserve">Once the data is published, tourists as well as residents will be able to access travel information without the need of any new app on </w:t>
        </w:r>
      </w:ins>
      <w:ins w:id="123" w:author="Yash Ganthe" w:date="2016-09-14T00:39:00Z">
        <w:r w:rsidR="006A3172">
          <w:t>their</w:t>
        </w:r>
      </w:ins>
      <w:ins w:id="124" w:author="Yash Ganthe" w:date="2016-09-14T00:38:00Z">
        <w:r w:rsidR="006A3172">
          <w:t xml:space="preserve"> </w:t>
        </w:r>
      </w:ins>
      <w:ins w:id="125" w:author="Yash Ganthe" w:date="2016-09-14T00:39:00Z">
        <w:r w:rsidR="006A3172">
          <w:t>phones.</w:t>
        </w:r>
      </w:ins>
    </w:p>
    <w:p w14:paraId="590E6F6C" w14:textId="77777777" w:rsidR="006A3172" w:rsidRDefault="006A3172" w:rsidP="006A3172">
      <w:pPr>
        <w:pStyle w:val="Heading2"/>
        <w:rPr>
          <w:ins w:id="126" w:author="Yash Ganthe" w:date="2016-09-14T00:40:00Z"/>
        </w:rPr>
        <w:pPrChange w:id="127" w:author="Yash Ganthe" w:date="2016-09-14T00:40:00Z">
          <w:pPr>
            <w:pStyle w:val="Heading1"/>
          </w:pPr>
        </w:pPrChange>
      </w:pPr>
      <w:bookmarkStart w:id="128" w:name="_Toc461583461"/>
      <w:ins w:id="129" w:author="Yash Ganthe" w:date="2016-09-14T00:40:00Z">
        <w:r>
          <w:t>The benefit</w:t>
        </w:r>
        <w:bookmarkEnd w:id="128"/>
      </w:ins>
    </w:p>
    <w:p w14:paraId="19D571F5" w14:textId="77777777" w:rsidR="006A3172" w:rsidRPr="006A3172" w:rsidRDefault="006A3172" w:rsidP="006A3172">
      <w:pPr>
        <w:rPr>
          <w:rPrChange w:id="130" w:author="Yash Ganthe" w:date="2016-09-14T00:40:00Z">
            <w:rPr>
              <w:shd w:val="clear" w:color="auto" w:fill="FFFFFF"/>
            </w:rPr>
          </w:rPrChange>
        </w:rPr>
        <w:pPrChange w:id="131" w:author="Yash Ganthe" w:date="2016-09-14T00:40:00Z">
          <w:pPr>
            <w:pStyle w:val="Heading1"/>
          </w:pPr>
        </w:pPrChange>
      </w:pPr>
      <w:ins w:id="132" w:author="Yash Ganthe" w:date="2016-09-14T00:40:00Z">
        <w:r>
          <w:t xml:space="preserve">Tourists </w:t>
        </w:r>
      </w:ins>
      <w:ins w:id="133" w:author="Yash Ganthe" w:date="2016-09-14T00:41:00Z">
        <w:r>
          <w:t>visiting the state for a</w:t>
        </w:r>
      </w:ins>
      <w:ins w:id="134" w:author="Yash Ganthe" w:date="2016-09-14T00:40:00Z">
        <w:r>
          <w:t xml:space="preserve"> limited </w:t>
        </w:r>
      </w:ins>
      <w:ins w:id="135" w:author="Yash Ganthe" w:date="2016-09-14T00:41:00Z">
        <w:r>
          <w:t xml:space="preserve">period will be able to plan their visit in advance long before their visit. </w:t>
        </w:r>
      </w:ins>
      <w:ins w:id="136" w:author="Yash Ganthe" w:date="2016-09-14T00:44:00Z">
        <w:r>
          <w:t xml:space="preserve">Tourists will be able to travel all over Goa without using personal vehicles. </w:t>
        </w:r>
      </w:ins>
      <w:ins w:id="137" w:author="Yash Ganthe" w:date="2016-09-14T00:41:00Z">
        <w:r>
          <w:t>Goa will see sustainable tourism development without an additional burden on infrastructure.</w:t>
        </w:r>
      </w:ins>
    </w:p>
    <w:p w14:paraId="2C8170D0" w14:textId="77777777" w:rsidR="001F0F29" w:rsidRDefault="004B6774" w:rsidP="000578FA">
      <w:pPr>
        <w:spacing w:after="0"/>
        <w:jc w:val="both"/>
        <w:rPr>
          <w:rFonts w:asciiTheme="majorHAnsi" w:hAnsiTheme="majorHAnsi" w:cs="Arial"/>
          <w:color w:val="252525"/>
          <w:sz w:val="32"/>
          <w:szCs w:val="32"/>
          <w:shd w:val="clear" w:color="auto" w:fill="FFFFFF"/>
        </w:rPr>
      </w:pPr>
      <w:r w:rsidRPr="004B6774">
        <w:rPr>
          <w:rFonts w:asciiTheme="majorHAnsi" w:hAnsiTheme="majorHAnsi" w:cs="Arial"/>
          <w:color w:val="252525"/>
          <w:sz w:val="32"/>
          <w:szCs w:val="32"/>
          <w:shd w:val="clear" w:color="auto" w:fill="FFFFFF"/>
        </w:rPr>
        <w:t>The state of</w:t>
      </w:r>
      <w:r>
        <w:rPr>
          <w:rStyle w:val="apple-converted-space"/>
          <w:rFonts w:asciiTheme="majorHAnsi" w:hAnsiTheme="majorHAnsi" w:cs="Arial"/>
          <w:color w:val="252525"/>
          <w:sz w:val="32"/>
          <w:szCs w:val="32"/>
          <w:shd w:val="clear" w:color="auto" w:fill="FFFFFF"/>
        </w:rPr>
        <w:t xml:space="preserve"> Goa, India</w:t>
      </w:r>
      <w:r w:rsidRPr="004B6774">
        <w:rPr>
          <w:rFonts w:asciiTheme="majorHAnsi" w:hAnsiTheme="majorHAnsi" w:cs="Arial"/>
          <w:color w:val="252525"/>
          <w:sz w:val="32"/>
          <w:szCs w:val="32"/>
          <w:shd w:val="clear" w:color="auto" w:fill="FFFFFF"/>
        </w:rPr>
        <w:t xml:space="preserve"> is famous for its beaches and places of worship, and tourism is its primary industry. Tourism is generally focused on the coastal areas of Goa, with an equal amount of tourist activity inland. Goa sees a large number of foreign tourists as well as a lot of Indian tourists.</w:t>
      </w:r>
    </w:p>
    <w:p w14:paraId="7CD1A6DD" w14:textId="77777777" w:rsidR="004B6774" w:rsidRDefault="004B6774" w:rsidP="000578FA">
      <w:pPr>
        <w:spacing w:after="0"/>
        <w:jc w:val="both"/>
        <w:rPr>
          <w:rFonts w:asciiTheme="majorHAnsi" w:hAnsiTheme="majorHAnsi" w:cs="Arial"/>
          <w:color w:val="252525"/>
          <w:sz w:val="32"/>
          <w:szCs w:val="32"/>
          <w:shd w:val="clear" w:color="auto" w:fill="FFFFFF"/>
        </w:rPr>
      </w:pPr>
    </w:p>
    <w:p w14:paraId="11FB5B2F" w14:textId="77777777" w:rsidR="004B6774" w:rsidRDefault="004B6774" w:rsidP="000578FA">
      <w:pPr>
        <w:spacing w:after="0"/>
        <w:jc w:val="both"/>
        <w:rPr>
          <w:rFonts w:asciiTheme="majorHAnsi" w:hAnsiTheme="majorHAnsi" w:cs="Arial"/>
          <w:color w:val="252525"/>
          <w:sz w:val="32"/>
          <w:szCs w:val="32"/>
          <w:shd w:val="clear" w:color="auto" w:fill="FFFFFF"/>
        </w:rPr>
      </w:pPr>
      <w:r>
        <w:rPr>
          <w:rFonts w:asciiTheme="majorHAnsi" w:hAnsiTheme="majorHAnsi" w:cs="Arial"/>
          <w:color w:val="252525"/>
          <w:sz w:val="32"/>
          <w:szCs w:val="32"/>
          <w:shd w:val="clear" w:color="auto" w:fill="FFFFFF"/>
        </w:rPr>
        <w:t>The state of Goa has various beautiful Beaches, Temples, Churches, Heritage homes, Wildlife sanctuaries, Museums etc. Most of these tourist attractions are w</w:t>
      </w:r>
      <w:r w:rsidR="000578FA">
        <w:rPr>
          <w:rFonts w:asciiTheme="majorHAnsi" w:hAnsiTheme="majorHAnsi" w:cs="Arial"/>
          <w:color w:val="252525"/>
          <w:sz w:val="32"/>
          <w:szCs w:val="32"/>
          <w:shd w:val="clear" w:color="auto" w:fill="FFFFFF"/>
        </w:rPr>
        <w:t>ell connected by public transit.</w:t>
      </w:r>
    </w:p>
    <w:p w14:paraId="72E5C6F4" w14:textId="77777777" w:rsidR="000578FA" w:rsidRDefault="000578FA" w:rsidP="000578FA">
      <w:pPr>
        <w:spacing w:after="0"/>
        <w:jc w:val="both"/>
        <w:rPr>
          <w:rFonts w:asciiTheme="majorHAnsi" w:hAnsiTheme="majorHAnsi" w:cs="Arial"/>
          <w:color w:val="252525"/>
          <w:sz w:val="32"/>
          <w:szCs w:val="32"/>
          <w:shd w:val="clear" w:color="auto" w:fill="FFFFFF"/>
        </w:rPr>
      </w:pPr>
    </w:p>
    <w:p w14:paraId="740E7746" w14:textId="77777777" w:rsidR="000578FA" w:rsidRDefault="000578FA" w:rsidP="000578FA">
      <w:pPr>
        <w:spacing w:after="0"/>
        <w:jc w:val="center"/>
        <w:rPr>
          <w:rFonts w:asciiTheme="majorHAnsi" w:hAnsiTheme="majorHAnsi" w:cs="Arial"/>
          <w:b/>
          <w:color w:val="252525"/>
          <w:sz w:val="32"/>
          <w:szCs w:val="32"/>
          <w:shd w:val="clear" w:color="auto" w:fill="FFFFFF"/>
        </w:rPr>
      </w:pPr>
      <w:r w:rsidRPr="000578FA">
        <w:rPr>
          <w:rFonts w:asciiTheme="majorHAnsi" w:hAnsiTheme="majorHAnsi" w:cs="Arial"/>
          <w:b/>
          <w:color w:val="252525"/>
          <w:sz w:val="32"/>
          <w:szCs w:val="32"/>
          <w:shd w:val="clear" w:color="auto" w:fill="FFFFFF"/>
        </w:rPr>
        <w:t>BUT</w:t>
      </w:r>
    </w:p>
    <w:p w14:paraId="6A02A35A" w14:textId="77777777" w:rsidR="000578FA" w:rsidRDefault="000578FA" w:rsidP="000578FA">
      <w:pPr>
        <w:spacing w:after="0"/>
        <w:jc w:val="center"/>
        <w:rPr>
          <w:rFonts w:asciiTheme="majorHAnsi" w:hAnsiTheme="majorHAnsi" w:cs="Arial"/>
          <w:b/>
          <w:color w:val="252525"/>
          <w:sz w:val="32"/>
          <w:szCs w:val="32"/>
          <w:shd w:val="clear" w:color="auto" w:fill="FFFFFF"/>
        </w:rPr>
      </w:pPr>
    </w:p>
    <w:p w14:paraId="02419555" w14:textId="77777777" w:rsidR="000578FA" w:rsidRDefault="000578FA" w:rsidP="000578FA">
      <w:pPr>
        <w:spacing w:after="0"/>
        <w:jc w:val="both"/>
        <w:rPr>
          <w:rFonts w:asciiTheme="majorHAnsi" w:hAnsiTheme="majorHAnsi" w:cs="Arial"/>
          <w:color w:val="252525"/>
          <w:sz w:val="32"/>
          <w:szCs w:val="32"/>
          <w:shd w:val="clear" w:color="auto" w:fill="FFFFFF"/>
        </w:rPr>
      </w:pPr>
      <w:r>
        <w:rPr>
          <w:rFonts w:asciiTheme="majorHAnsi" w:hAnsiTheme="majorHAnsi" w:cs="Arial"/>
          <w:color w:val="252525"/>
          <w:sz w:val="32"/>
          <w:szCs w:val="32"/>
          <w:shd w:val="clear" w:color="auto" w:fill="FFFFFF"/>
        </w:rPr>
        <w:t>Many of the tourists visiting Goa are forced to rent bikes or cab and pay exorbitant prices of rent thus spoiling their entire experience of the beautiful dreamland state of Goa as they do not have access to timings of Goa’s public transport.</w:t>
      </w:r>
    </w:p>
    <w:p w14:paraId="290A84FE" w14:textId="77777777" w:rsidR="000578FA" w:rsidRDefault="000578FA" w:rsidP="000578FA">
      <w:pPr>
        <w:spacing w:after="0"/>
        <w:rPr>
          <w:rFonts w:asciiTheme="majorHAnsi" w:hAnsiTheme="majorHAnsi" w:cs="Arial"/>
          <w:color w:val="252525"/>
          <w:sz w:val="32"/>
          <w:szCs w:val="32"/>
          <w:shd w:val="clear" w:color="auto" w:fill="FFFFFF"/>
        </w:rPr>
      </w:pPr>
    </w:p>
    <w:p w14:paraId="139CD713" w14:textId="77777777" w:rsidR="000578FA" w:rsidRDefault="000578FA" w:rsidP="000578FA">
      <w:pPr>
        <w:spacing w:after="0"/>
        <w:jc w:val="center"/>
        <w:rPr>
          <w:rFonts w:asciiTheme="majorHAnsi" w:hAnsiTheme="majorHAnsi" w:cs="Arial"/>
          <w:b/>
          <w:color w:val="252525"/>
          <w:sz w:val="32"/>
          <w:szCs w:val="32"/>
          <w:shd w:val="clear" w:color="auto" w:fill="FFFFFF"/>
        </w:rPr>
      </w:pPr>
      <w:r w:rsidRPr="000578FA">
        <w:rPr>
          <w:rFonts w:asciiTheme="majorHAnsi" w:hAnsiTheme="majorHAnsi" w:cs="Arial"/>
          <w:b/>
          <w:color w:val="252525"/>
          <w:sz w:val="32"/>
          <w:szCs w:val="32"/>
          <w:shd w:val="clear" w:color="auto" w:fill="FFFFFF"/>
        </w:rPr>
        <w:t>THIS SCENARIO CAN BE CHANGED</w:t>
      </w:r>
    </w:p>
    <w:p w14:paraId="02F3B35F" w14:textId="77777777" w:rsidR="000578FA" w:rsidRDefault="000578FA" w:rsidP="000578FA">
      <w:pPr>
        <w:spacing w:after="0"/>
        <w:jc w:val="center"/>
        <w:rPr>
          <w:rFonts w:asciiTheme="majorHAnsi" w:hAnsiTheme="majorHAnsi" w:cs="Arial"/>
          <w:b/>
          <w:color w:val="252525"/>
          <w:sz w:val="32"/>
          <w:szCs w:val="32"/>
          <w:shd w:val="clear" w:color="auto" w:fill="FFFFFF"/>
        </w:rPr>
      </w:pPr>
    </w:p>
    <w:p w14:paraId="5A34F137" w14:textId="77777777" w:rsidR="000578FA" w:rsidRDefault="000578FA" w:rsidP="000578FA">
      <w:pPr>
        <w:spacing w:after="0"/>
        <w:jc w:val="both"/>
        <w:rPr>
          <w:rFonts w:asciiTheme="majorHAnsi" w:hAnsiTheme="majorHAnsi" w:cs="Arial"/>
          <w:color w:val="252525"/>
          <w:sz w:val="32"/>
          <w:szCs w:val="32"/>
          <w:shd w:val="clear" w:color="auto" w:fill="FFFFFF"/>
        </w:rPr>
      </w:pPr>
      <w:r>
        <w:rPr>
          <w:rFonts w:asciiTheme="majorHAnsi" w:hAnsiTheme="majorHAnsi" w:cs="Arial"/>
          <w:color w:val="252525"/>
          <w:sz w:val="32"/>
          <w:szCs w:val="32"/>
          <w:shd w:val="clear" w:color="auto" w:fill="FFFFFF"/>
        </w:rPr>
        <w:t>If a tourist knows exactly what time a particular bus will come to a particular bus stop which will take him to his destination then tourists will certainly prefer using public transport thus reducing a lot of discomfort to them.</w:t>
      </w:r>
    </w:p>
    <w:p w14:paraId="3C16C38B" w14:textId="77777777" w:rsidR="006A3172" w:rsidRDefault="006A3172">
      <w:pPr>
        <w:rPr>
          <w:ins w:id="138" w:author="Yash Ganthe" w:date="2016-09-14T00:52:00Z"/>
          <w:rFonts w:asciiTheme="majorHAnsi" w:eastAsiaTheme="majorEastAsia" w:hAnsiTheme="majorHAnsi" w:cstheme="majorBidi"/>
          <w:color w:val="2E74B5" w:themeColor="accent1" w:themeShade="BF"/>
          <w:sz w:val="32"/>
          <w:szCs w:val="32"/>
          <w:shd w:val="clear" w:color="auto" w:fill="FFFFFF"/>
        </w:rPr>
      </w:pPr>
      <w:ins w:id="139" w:author="Yash Ganthe" w:date="2016-09-14T00:52:00Z">
        <w:r>
          <w:rPr>
            <w:shd w:val="clear" w:color="auto" w:fill="FFFFFF"/>
          </w:rPr>
          <w:br w:type="page"/>
        </w:r>
      </w:ins>
    </w:p>
    <w:p w14:paraId="50587FF1" w14:textId="77777777" w:rsidR="000578FA" w:rsidRDefault="006A3172" w:rsidP="006A3172">
      <w:pPr>
        <w:pStyle w:val="Heading1"/>
        <w:rPr>
          <w:ins w:id="140" w:author="Yash Ganthe" w:date="2016-09-14T00:51:00Z"/>
          <w:shd w:val="clear" w:color="auto" w:fill="FFFFFF"/>
        </w:rPr>
        <w:pPrChange w:id="141" w:author="Yash Ganthe" w:date="2016-09-14T00:48:00Z">
          <w:pPr>
            <w:spacing w:after="0"/>
            <w:jc w:val="both"/>
          </w:pPr>
        </w:pPrChange>
      </w:pPr>
      <w:bookmarkStart w:id="142" w:name="_Toc461583462"/>
      <w:ins w:id="143" w:author="Yash Ganthe" w:date="2016-09-14T00:48:00Z">
        <w:r>
          <w:rPr>
            <w:shd w:val="clear" w:color="auto" w:fill="FFFFFF"/>
          </w:rPr>
          <w:lastRenderedPageBreak/>
          <w:t>Technical solution</w:t>
        </w:r>
      </w:ins>
      <w:bookmarkEnd w:id="142"/>
    </w:p>
    <w:p w14:paraId="6E310F39" w14:textId="77777777" w:rsidR="006A3172" w:rsidRDefault="006A3172" w:rsidP="006A3172">
      <w:pPr>
        <w:pStyle w:val="Heading2"/>
        <w:rPr>
          <w:ins w:id="144" w:author="Yash Ganthe" w:date="2016-09-14T00:52:00Z"/>
        </w:rPr>
        <w:pPrChange w:id="145" w:author="Yash Ganthe" w:date="2016-09-14T00:51:00Z">
          <w:pPr>
            <w:spacing w:after="0"/>
            <w:jc w:val="both"/>
          </w:pPr>
        </w:pPrChange>
      </w:pPr>
      <w:bookmarkStart w:id="146" w:name="_Toc461583463"/>
      <w:ins w:id="147" w:author="Yash Ganthe" w:date="2016-09-14T00:51:00Z">
        <w:r>
          <w:t>Google support</w:t>
        </w:r>
      </w:ins>
      <w:bookmarkEnd w:id="146"/>
    </w:p>
    <w:p w14:paraId="6B21F344" w14:textId="77777777" w:rsidR="006A3172" w:rsidRPr="006A3172" w:rsidRDefault="006A3172" w:rsidP="006A3172">
      <w:pPr>
        <w:rPr>
          <w:ins w:id="148" w:author="Yash Ganthe" w:date="2016-09-14T00:52:00Z"/>
          <w:rPrChange w:id="149" w:author="Yash Ganthe" w:date="2016-09-14T00:52:00Z">
            <w:rPr>
              <w:ins w:id="150" w:author="Yash Ganthe" w:date="2016-09-14T00:52:00Z"/>
            </w:rPr>
          </w:rPrChange>
        </w:rPr>
        <w:pPrChange w:id="151" w:author="Yash Ganthe" w:date="2016-09-14T00:52:00Z">
          <w:pPr>
            <w:spacing w:after="0"/>
            <w:jc w:val="both"/>
          </w:pPr>
        </w:pPrChange>
      </w:pPr>
      <w:ins w:id="152" w:author="Yash Ganthe" w:date="2016-09-14T00:52:00Z">
        <w:r>
          <w:t>Google allows the user to obtain driving, walking and public transit directions between any two locations in the world. The public transit options are available on Google Maps only if the transport providers upload their routes, stops, trip timings to Google. The process of providing the timetables to Google is cumbersome. The data needs to be provided in Google's GTFS format. The entire data can run into thousands of lines of text files. Most importantly, the geo-location of stops has to be accurately provided as a latitude and longitude.</w:t>
        </w:r>
      </w:ins>
    </w:p>
    <w:p w14:paraId="107E77C2" w14:textId="77777777" w:rsidR="006A3172" w:rsidRPr="006A3172" w:rsidRDefault="006A3172" w:rsidP="006A3172">
      <w:pPr>
        <w:pStyle w:val="Heading2"/>
        <w:rPr>
          <w:ins w:id="153" w:author="Yash Ganthe" w:date="2016-09-14T00:51:00Z"/>
          <w:rPrChange w:id="154" w:author="Yash Ganthe" w:date="2016-09-14T00:52:00Z">
            <w:rPr>
              <w:ins w:id="155" w:author="Yash Ganthe" w:date="2016-09-14T00:51:00Z"/>
              <w:shd w:val="clear" w:color="auto" w:fill="FFFFFF"/>
            </w:rPr>
          </w:rPrChange>
        </w:rPr>
        <w:pPrChange w:id="156" w:author="Yash Ganthe" w:date="2016-09-14T00:52:00Z">
          <w:pPr>
            <w:spacing w:after="0"/>
            <w:jc w:val="both"/>
          </w:pPr>
        </w:pPrChange>
      </w:pPr>
      <w:bookmarkStart w:id="157" w:name="_Toc461583464"/>
      <w:ins w:id="158" w:author="Yash Ganthe" w:date="2016-09-14T00:52:00Z">
        <w:r>
          <w:t>Our offering</w:t>
        </w:r>
      </w:ins>
      <w:bookmarkEnd w:id="157"/>
    </w:p>
    <w:p w14:paraId="5EC51149" w14:textId="77777777" w:rsidR="006A3172" w:rsidRPr="00777E1B" w:rsidRDefault="006A3172" w:rsidP="006A3172">
      <w:pPr>
        <w:rPr>
          <w:ins w:id="159" w:author="Yash Ganthe" w:date="2016-09-14T00:51:00Z"/>
        </w:rPr>
      </w:pPr>
      <w:ins w:id="160" w:author="Yash Ganthe" w:date="2016-09-14T00:51:00Z">
        <w:r>
          <w:rPr>
            <w:noProof/>
            <w:lang w:bidi="mr-IN"/>
          </w:rPr>
          <mc:AlternateContent>
            <mc:Choice Requires="wpc">
              <w:drawing>
                <wp:inline distT="0" distB="0" distL="0" distR="0" wp14:anchorId="3A11BDE6" wp14:editId="55AF05DB">
                  <wp:extent cx="6604000" cy="3015615"/>
                  <wp:effectExtent l="0" t="0" r="635" b="0"/>
                  <wp:docPr id="31"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 name="Rectangle 2"/>
                          <wps:cNvSpPr>
                            <a:spLocks noChangeArrowheads="1"/>
                          </wps:cNvSpPr>
                          <wps:spPr bwMode="auto">
                            <a:xfrm>
                              <a:off x="1957705" y="184150"/>
                              <a:ext cx="1352550" cy="552450"/>
                            </a:xfrm>
                            <a:prstGeom prst="rect">
                              <a:avLst/>
                            </a:prstGeom>
                            <a:solidFill>
                              <a:schemeClr val="accent1">
                                <a:lumMod val="100000"/>
                                <a:lumOff val="0"/>
                              </a:schemeClr>
                            </a:solidFill>
                            <a:ln w="25400">
                              <a:solidFill>
                                <a:schemeClr val="accent1">
                                  <a:lumMod val="50000"/>
                                  <a:lumOff val="0"/>
                                </a:schemeClr>
                              </a:solidFill>
                              <a:miter lim="800000"/>
                              <a:headEnd/>
                              <a:tailEnd/>
                            </a:ln>
                          </wps:spPr>
                          <wps:txbx>
                            <w:txbxContent>
                              <w:p w14:paraId="5B3F614F" w14:textId="77777777" w:rsidR="006A3172" w:rsidRDefault="006A3172" w:rsidP="006A3172">
                                <w:pPr>
                                  <w:jc w:val="center"/>
                                </w:pPr>
                                <w:r>
                                  <w:t>TARA</w:t>
                                </w:r>
                              </w:p>
                            </w:txbxContent>
                          </wps:txbx>
                          <wps:bodyPr rot="0" vert="horz" wrap="square" lIns="91440" tIns="45720" rIns="91440" bIns="45720" anchor="ctr" anchorCtr="0" upright="1">
                            <a:noAutofit/>
                          </wps:bodyPr>
                        </wps:wsp>
                        <pic:pic xmlns:pic="http://schemas.openxmlformats.org/drawingml/2006/picture">
                          <pic:nvPicPr>
                            <pic:cNvPr id="13" name="Picture 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165100"/>
                              <a:ext cx="476250" cy="4762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071620" y="64770"/>
                              <a:ext cx="1762125" cy="866775"/>
                            </a:xfrm>
                            <a:prstGeom prst="rect">
                              <a:avLst/>
                            </a:prstGeom>
                            <a:noFill/>
                            <a:ln w="9525">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15" name="Elbow Connector 9"/>
                          <wps:cNvCnPr>
                            <a:cxnSpLocks noChangeShapeType="1"/>
                            <a:stCxn id="13" idx="3"/>
                            <a:endCxn id="12" idx="1"/>
                          </wps:cNvCnPr>
                          <wps:spPr bwMode="auto">
                            <a:xfrm>
                              <a:off x="476250" y="403225"/>
                              <a:ext cx="1468755" cy="57150"/>
                            </a:xfrm>
                            <a:prstGeom prst="bentConnector3">
                              <a:avLst>
                                <a:gd name="adj1" fmla="val 50412"/>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 name="Elbow Connector 10"/>
                          <wps:cNvCnPr>
                            <a:cxnSpLocks noChangeShapeType="1"/>
                            <a:stCxn id="12" idx="3"/>
                            <a:endCxn id="14" idx="1"/>
                          </wps:cNvCnPr>
                          <wps:spPr bwMode="auto">
                            <a:xfrm>
                              <a:off x="3322955" y="460375"/>
                              <a:ext cx="748665" cy="38100"/>
                            </a:xfrm>
                            <a:prstGeom prst="bentConnector3">
                              <a:avLst>
                                <a:gd name="adj1" fmla="val 49111"/>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7" name="Elbow Connector 12"/>
                          <wps:cNvCnPr>
                            <a:cxnSpLocks noChangeShapeType="1"/>
                            <a:stCxn id="14" idx="2"/>
                            <a:endCxn id="26" idx="0"/>
                          </wps:cNvCnPr>
                          <wps:spPr bwMode="auto">
                            <a:xfrm rot="5400000">
                              <a:off x="4197985" y="657860"/>
                              <a:ext cx="481330" cy="1028700"/>
                            </a:xfrm>
                            <a:prstGeom prst="bentConnector3">
                              <a:avLst>
                                <a:gd name="adj1" fmla="val 49870"/>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 name="Text Box 13"/>
                          <wps:cNvSpPr txBox="1">
                            <a:spLocks noChangeArrowheads="1"/>
                          </wps:cNvSpPr>
                          <wps:spPr bwMode="auto">
                            <a:xfrm>
                              <a:off x="386080" y="79375"/>
                              <a:ext cx="160972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CA4B18" w14:textId="77777777" w:rsidR="006A3172" w:rsidRPr="00900AD6" w:rsidRDefault="006A3172" w:rsidP="006A3172">
                                <w:pPr>
                                  <w:rPr>
                                    <w:sz w:val="20"/>
                                  </w:rPr>
                                </w:pPr>
                                <w:r>
                                  <w:rPr>
                                    <w:sz w:val="20"/>
                                  </w:rPr>
                                  <w:t xml:space="preserve">Provide fleet </w:t>
                                </w:r>
                                <w:r w:rsidRPr="00900AD6">
                                  <w:rPr>
                                    <w:sz w:val="20"/>
                                  </w:rPr>
                                  <w:t>settings</w:t>
                                </w:r>
                              </w:p>
                            </w:txbxContent>
                          </wps:txbx>
                          <wps:bodyPr rot="0" vert="horz" wrap="square" lIns="91440" tIns="45720" rIns="91440" bIns="45720" anchor="t" anchorCtr="0" upright="1">
                            <a:noAutofit/>
                          </wps:bodyPr>
                        </wps:wsp>
                        <wps:wsp>
                          <wps:cNvPr id="19" name="Elbow Connector 15"/>
                          <wps:cNvCnPr>
                            <a:cxnSpLocks noChangeShapeType="1"/>
                            <a:stCxn id="14" idx="2"/>
                            <a:endCxn id="29" idx="0"/>
                          </wps:cNvCnPr>
                          <wps:spPr bwMode="auto">
                            <a:xfrm rot="16200000" flipH="1">
                              <a:off x="5007610" y="876935"/>
                              <a:ext cx="605155" cy="714375"/>
                            </a:xfrm>
                            <a:prstGeom prst="bentConnector3">
                              <a:avLst>
                                <a:gd name="adj1" fmla="val 49949"/>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3" name="Text Box 13"/>
                          <wps:cNvSpPr txBox="1">
                            <a:spLocks noChangeArrowheads="1"/>
                          </wps:cNvSpPr>
                          <wps:spPr bwMode="auto">
                            <a:xfrm>
                              <a:off x="3289935" y="201930"/>
                              <a:ext cx="79184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B0E4DE" w14:textId="77777777" w:rsidR="006A3172" w:rsidRDefault="006A3172" w:rsidP="006A3172">
                                <w:pPr>
                                  <w:pStyle w:val="NormalWeb"/>
                                  <w:rPr>
                                    <w:sz w:val="24"/>
                                    <w:szCs w:val="24"/>
                                  </w:rPr>
                                </w:pPr>
                                <w:r>
                                  <w:rPr>
                                    <w:rFonts w:eastAsia="Times New Roman"/>
                                    <w:sz w:val="20"/>
                                  </w:rPr>
                                  <w:t>GTFS data</w:t>
                                </w:r>
                              </w:p>
                            </w:txbxContent>
                          </wps:txbx>
                          <wps:bodyPr rot="0" vert="horz" wrap="square" lIns="91440" tIns="45720" rIns="91440" bIns="45720" anchor="t" anchorCtr="0" upright="1">
                            <a:noAutofit/>
                          </wps:bodyPr>
                        </wps:wsp>
                        <wps:wsp>
                          <wps:cNvPr id="24" name="Text Box 13"/>
                          <wps:cNvSpPr txBox="1">
                            <a:spLocks noChangeArrowheads="1"/>
                          </wps:cNvSpPr>
                          <wps:spPr bwMode="auto">
                            <a:xfrm>
                              <a:off x="4547235" y="1192530"/>
                              <a:ext cx="107759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4753BC" w14:textId="77777777" w:rsidR="006A3172" w:rsidRDefault="006A3172" w:rsidP="006A3172">
                                <w:pPr>
                                  <w:pStyle w:val="NormalWeb"/>
                                  <w:rPr>
                                    <w:sz w:val="24"/>
                                    <w:szCs w:val="24"/>
                                  </w:rPr>
                                </w:pPr>
                                <w:r>
                                  <w:rPr>
                                    <w:rFonts w:eastAsia="Times New Roman"/>
                                    <w:sz w:val="20"/>
                                  </w:rPr>
                                  <w:t>Travel options</w:t>
                                </w:r>
                              </w:p>
                            </w:txbxContent>
                          </wps:txbx>
                          <wps:bodyPr rot="0" vert="horz" wrap="square" lIns="91440" tIns="45720" rIns="91440" bIns="45720" anchor="t" anchorCtr="0" upright="1">
                            <a:noAutofit/>
                          </wps:bodyPr>
                        </wps:wsp>
                        <wpg:wgp>
                          <wpg:cNvPr id="25" name="Group 621"/>
                          <wpg:cNvGrpSpPr>
                            <a:grpSpLocks/>
                          </wpg:cNvGrpSpPr>
                          <wpg:grpSpPr bwMode="auto">
                            <a:xfrm>
                              <a:off x="3413760" y="1412875"/>
                              <a:ext cx="1076960" cy="1478915"/>
                              <a:chOff x="6390" y="10981"/>
                              <a:chExt cx="1696" cy="2329"/>
                            </a:xfrm>
                          </wpg:grpSpPr>
                          <pic:pic xmlns:pic="http://schemas.openxmlformats.org/drawingml/2006/picture">
                            <pic:nvPicPr>
                              <pic:cNvPr id="26" name="Picture 1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6711" y="10981"/>
                                <a:ext cx="965" cy="1680"/>
                              </a:xfrm>
                              <a:prstGeom prst="rect">
                                <a:avLst/>
                              </a:prstGeom>
                              <a:noFill/>
                              <a:extLst>
                                <a:ext uri="{909E8E84-426E-40DD-AFC4-6F175D3DCCD1}">
                                  <a14:hiddenFill xmlns:a14="http://schemas.microsoft.com/office/drawing/2010/main">
                                    <a:solidFill>
                                      <a:srgbClr val="FFFFFF"/>
                                    </a:solidFill>
                                  </a14:hiddenFill>
                                </a:ext>
                              </a:extLst>
                            </pic:spPr>
                          </pic:pic>
                          <wps:wsp>
                            <wps:cNvPr id="27" name="Text Box 27"/>
                            <wps:cNvSpPr txBox="1">
                              <a:spLocks noChangeArrowheads="1"/>
                            </wps:cNvSpPr>
                            <wps:spPr bwMode="auto">
                              <a:xfrm>
                                <a:off x="6390" y="12734"/>
                                <a:ext cx="1696"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143B0F2" w14:textId="77777777" w:rsidR="006A3172" w:rsidRDefault="006A3172" w:rsidP="006A3172">
                                  <w:pPr>
                                    <w:pStyle w:val="NormalWeb"/>
                                    <w:rPr>
                                      <w:sz w:val="24"/>
                                      <w:szCs w:val="24"/>
                                    </w:rPr>
                                  </w:pPr>
                                  <w:r>
                                    <w:rPr>
                                      <w:rFonts w:eastAsia="Times New Roman"/>
                                      <w:sz w:val="20"/>
                                    </w:rPr>
                                    <w:t>Google Maps on mobile</w:t>
                                  </w:r>
                                </w:p>
                              </w:txbxContent>
                            </wps:txbx>
                            <wps:bodyPr rot="0" vert="horz" wrap="square" lIns="91440" tIns="45720" rIns="91440" bIns="45720" anchor="t" anchorCtr="0" upright="1">
                              <a:noAutofit/>
                            </wps:bodyPr>
                          </wps:wsp>
                        </wpg:wgp>
                        <wpg:wgp>
                          <wpg:cNvPr id="28" name="Group 622"/>
                          <wpg:cNvGrpSpPr>
                            <a:grpSpLocks/>
                          </wpg:cNvGrpSpPr>
                          <wpg:grpSpPr bwMode="auto">
                            <a:xfrm>
                              <a:off x="4886960" y="1536700"/>
                              <a:ext cx="1566545" cy="1478915"/>
                              <a:chOff x="8710" y="10981"/>
                              <a:chExt cx="2467" cy="2329"/>
                            </a:xfrm>
                          </wpg:grpSpPr>
                          <pic:pic xmlns:pic="http://schemas.openxmlformats.org/drawingml/2006/picture">
                            <pic:nvPicPr>
                              <pic:cNvPr id="29" name="Picture 1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710" y="10981"/>
                                <a:ext cx="2458" cy="1680"/>
                              </a:xfrm>
                              <a:prstGeom prst="rect">
                                <a:avLst/>
                              </a:prstGeom>
                              <a:noFill/>
                              <a:ln w="9525">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30" name="Text Box 13"/>
                            <wps:cNvSpPr txBox="1">
                              <a:spLocks noChangeArrowheads="1"/>
                            </wps:cNvSpPr>
                            <wps:spPr bwMode="auto">
                              <a:xfrm>
                                <a:off x="8715" y="12734"/>
                                <a:ext cx="246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95AB9B" w14:textId="77777777" w:rsidR="006A3172" w:rsidRDefault="006A3172" w:rsidP="006A3172">
                                  <w:pPr>
                                    <w:pStyle w:val="NormalWeb"/>
                                    <w:rPr>
                                      <w:sz w:val="24"/>
                                      <w:szCs w:val="24"/>
                                    </w:rPr>
                                  </w:pPr>
                                  <w:r>
                                    <w:rPr>
                                      <w:rFonts w:eastAsia="Times New Roman"/>
                                      <w:sz w:val="20"/>
                                    </w:rPr>
                                    <w:t>Google Maps on website</w:t>
                                  </w:r>
                                </w:p>
                              </w:txbxContent>
                            </wps:txbx>
                            <wps:bodyPr rot="0" vert="horz" wrap="square" lIns="91440" tIns="45720" rIns="91440" bIns="45720" anchor="t" anchorCtr="0" upright="1">
                              <a:noAutofit/>
                            </wps:bodyPr>
                          </wps:wsp>
                        </wpg:wgp>
                      </wpc:wpc>
                    </a:graphicData>
                  </a:graphic>
                </wp:inline>
              </w:drawing>
            </mc:Choice>
            <mc:Fallback>
              <w:pict>
                <v:group w14:anchorId="3A11BDE6" id="Canvas 1" o:spid="_x0000_s1029" editas="canvas" style="width:520pt;height:237.45pt;mso-position-horizontal-relative:char;mso-position-vertical-relative:line" coordsize="66040,3015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6040;height:30156;visibility:visible;mso-wrap-style:square">
                    <v:fill o:detectmouseclick="t"/>
                    <v:path o:connecttype="none"/>
                  </v:shape>
                  <v:rect id="Rectangle 2" o:spid="_x0000_s1031" style="position:absolute;left:19577;top:1841;width:1352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O6X8EA&#10;AADbAAAADwAAAGRycy9kb3ducmV2LnhtbERP22rCQBB9L/gPywi+1U2CtCG6igil0pdS9QOG7JhE&#10;s7Nhd3OxX98tFPo2h3OdzW4yrRjI+caygnSZgCAurW64UnA5vz3nIHxA1thaJgUP8rDbzp42WGg7&#10;8hcNp1CJGMK+QAV1CF0hpS9rMuiXtiOO3NU6gyFCV0ntcIzhppVZkrxIgw3Hhho7OtRU3k+9UWDT&#10;z/BxHlc90+je8+ZWtt+vuVKL+bRfgwg0hX/xn/uo4/wMfn+JB8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zul/BAAAA2wAAAA8AAAAAAAAAAAAAAAAAmAIAAGRycy9kb3du&#10;cmV2LnhtbFBLBQYAAAAABAAEAPUAAACGAwAAAAA=&#10;" fillcolor="#5b9bd5 [3204]" strokecolor="#1f4d78 [1604]" strokeweight="2pt">
                    <v:textbox>
                      <w:txbxContent>
                        <w:p w14:paraId="5B3F614F" w14:textId="77777777" w:rsidR="006A3172" w:rsidRDefault="006A3172" w:rsidP="006A3172">
                          <w:pPr>
                            <w:jc w:val="center"/>
                          </w:pPr>
                          <w:r>
                            <w:t>TARA</w:t>
                          </w:r>
                        </w:p>
                      </w:txbxContent>
                    </v:textbox>
                  </v:rect>
                  <v:shape id="Picture 7" o:spid="_x0000_s1032" type="#_x0000_t75" style="position:absolute;top:1651;width:4762;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0voPDAAAA2wAAAA8AAABkcnMvZG93bnJldi54bWxET01rwkAQvRf8D8sIvdVNUykmdQ1qCfYm&#10;VQk9DtlpEszOhuxqUn+9Wyj0No/3OctsNK24Uu8aywqeZxEI4tLqhisFp2P+tADhPLLG1jIp+CEH&#10;2WrysMRU24E/6XrwlQgh7FJUUHvfpVK6siaDbmY74sB9296gD7CvpO5xCOGmlXEUvUqDDYeGGjva&#10;1lSeDxejoGjir3OxvyyK5Lbb5O/bZD9vE6Uep+P6DYSn0f+L/9wfOsx/gd9fwgFyd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HS+g8MAAADbAAAADwAAAAAAAAAAAAAAAACf&#10;AgAAZHJzL2Rvd25yZXYueG1sUEsFBgAAAAAEAAQA9wAAAI8DAAAAAA==&#10;">
                    <v:imagedata r:id="rId17" o:title=""/>
                    <v:path arrowok="t"/>
                  </v:shape>
                  <v:shape id="Picture 8" o:spid="_x0000_s1033" type="#_x0000_t75" style="position:absolute;left:40716;top:647;width:17621;height:8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PTRS/AAAA2wAAAA8AAABkcnMvZG93bnJldi54bWxET9uKwjAQfRf8hzCCb5quqEg1lVVQfJK1&#10;+gFDM9vLNpPaRFv/3iws7NscznU2297U4kmtKy0r+JhGIIgzq0vOFdyuh8kKhPPIGmvLpOBFDrbJ&#10;cLDBWNuOL/RMfS5CCLsYFRTeN7GULivIoJvahjhw37Y16ANsc6lb7EK4qeUsipbSYMmhocCG9gVl&#10;P+nDKFhUPX5VDo9m18kmc+X9cTyjUuNR/7kG4an3/+I/90mH+XP4/SUcIJM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D00UvwAAANsAAAAPAAAAAAAAAAAAAAAAAJ8CAABk&#10;cnMvZG93bnJldi54bWxQSwUGAAAAAAQABAD3AAAAiwMAAAAA&#10;" stroked="t" strokecolor="#5b9bd5 [3204]">
                    <v:imagedata r:id="rId18"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34" type="#_x0000_t34" style="position:absolute;left:4762;top:4032;width:14688;height: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8flcEAAADbAAAADwAAAGRycy9kb3ducmV2LnhtbERPTWsCMRC9F/ofwhS81awFS1mNUpSK&#10;WHpwq56HzXSzupmsSVzXf28Khd7m8T5nOu9tIzryoXasYDTMQBCXTtdcKdh9fzy/gQgRWWPjmBTc&#10;KMB89vgwxVy7K2+pK2IlUgiHHBWYGNtcylAashiGriVO3I/zFmOCvpLa4zWF20a+ZNmrtFhzajDY&#10;0sJQeSouVsFxOd5/Lru6WG2+6OBHR0PuvFVq8NS/T0BE6uO/+M+91mn+GH5/SQfI2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3x+VwQAAANsAAAAPAAAAAAAAAAAAAAAA&#10;AKECAABkcnMvZG93bnJldi54bWxQSwUGAAAAAAQABAD5AAAAjwMAAAAA&#10;" adj="10889" strokecolor="#4e92d1 [3044]">
                    <v:stroke endarrow="block"/>
                  </v:shape>
                  <v:shape id="Elbow Connector 10" o:spid="_x0000_s1035" type="#_x0000_t34" style="position:absolute;left:33229;top:4603;width:7487;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FDB8IAAADbAAAADwAAAGRycy9kb3ducmV2LnhtbERPTWsCMRC9F/wPYQRvNauCtFujqCCI&#10;PUi3HtrbkIybxc1k2UR37a83hUJv83ifs1j1rhY3akPlWcFknIEg1t5UXCo4fe6eX0CEiGyw9kwK&#10;7hRgtRw8LTA3vuMPuhWxFCmEQ44KbIxNLmXQlhyGsW+IE3f2rcOYYFtK02KXwl0tp1k2lw4rTg0W&#10;G9pa0pfi6hTMjpv3n4s+HCYn/d292nWFX02h1GjYr99AROrjv/jPvTdp/hx+f0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TFDB8IAAADbAAAADwAAAAAAAAAAAAAA&#10;AAChAgAAZHJzL2Rvd25yZXYueG1sUEsFBgAAAAAEAAQA+QAAAJADAAAAAA==&#10;" adj="10608" strokecolor="#4e92d1 [3044]">
                    <v:stroke endarrow="block"/>
                  </v:shape>
                  <v:shape id="Elbow Connector 12" o:spid="_x0000_s1036" type="#_x0000_t34" style="position:absolute;left:41980;top:6578;width:4813;height:1028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tj6L4AAADbAAAADwAAAGRycy9kb3ducmV2LnhtbERP24rCMBB9F/yHMIJvmijoLtUoRRB9&#10;W3T3A4ZmbIvNpDSxF79+Iwi+zeFcZ7vvbSVaanzpWMNirkAQZ86UnGv4+z3OvkH4gGywckwaBvKw&#10;341HW0yM6/hC7TXkIoawT1BDEUKdSOmzgiz6uauJI3dzjcUQYZNL02AXw20ll0qtpcWSY0OBNR0K&#10;yu7Xh9Vw7jO6LFfdj2Jl0zZ9DupwGrSeTvp0AyJQHz7it/ts4vwveP0SD5C7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i2PovgAAANsAAAAPAAAAAAAAAAAAAAAAAKEC&#10;AABkcnMvZG93bnJldi54bWxQSwUGAAAAAAQABAD5AAAAjAMAAAAA&#10;" adj="10772" strokecolor="#4e92d1 [3044]">
                    <v:stroke endarrow="block"/>
                  </v:shape>
                  <v:shape id="Text Box 13" o:spid="_x0000_s1037" type="#_x0000_t202" style="position:absolute;left:3860;top:793;width:16098;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6CCA4B18" w14:textId="77777777" w:rsidR="006A3172" w:rsidRPr="00900AD6" w:rsidRDefault="006A3172" w:rsidP="006A3172">
                          <w:pPr>
                            <w:rPr>
                              <w:sz w:val="20"/>
                            </w:rPr>
                          </w:pPr>
                          <w:r>
                            <w:rPr>
                              <w:sz w:val="20"/>
                            </w:rPr>
                            <w:t xml:space="preserve">Provide fleet </w:t>
                          </w:r>
                          <w:r w:rsidRPr="00900AD6">
                            <w:rPr>
                              <w:sz w:val="20"/>
                            </w:rPr>
                            <w:t>settings</w:t>
                          </w:r>
                        </w:p>
                      </w:txbxContent>
                    </v:textbox>
                  </v:shape>
                  <v:shape id="Elbow Connector 15" o:spid="_x0000_s1038" type="#_x0000_t34" style="position:absolute;left:50076;top:8769;width:6052;height:71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WV98AAAADbAAAADwAAAGRycy9kb3ducmV2LnhtbERPTUvDQBC9C/6HZQre7KYiomm3pQqC&#10;HlsLXofsNBuSnY270yT667tCobd5vM9ZbSbfqYFiagIbWMwLUMRVsA3XBg5f7/fPoJIgW+wCk4Ff&#10;SrBZ396ssLRh5B0Ne6lVDuFUogEn0pdap8qRxzQPPXHmjiF6lAxjrW3EMYf7Tj8UxZP22HBucNjT&#10;m6Oq3Z+8gZ/To3RtHNvt3/DtPotGXkcnxtzNpu0SlNAkV/HF/WHz/Bf4/yUfoNd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RllffAAAAA2wAAAA8AAAAAAAAAAAAAAAAA&#10;oQIAAGRycy9kb3ducmV2LnhtbFBLBQYAAAAABAAEAPkAAACOAwAAAAA=&#10;" adj="10789" strokecolor="#4e92d1 [3044]">
                    <v:stroke endarrow="block"/>
                  </v:shape>
                  <v:shape id="Text Box 13" o:spid="_x0000_s1039" type="#_x0000_t202" style="position:absolute;left:32899;top:2019;width:7918;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1DB0E4DE" w14:textId="77777777" w:rsidR="006A3172" w:rsidRDefault="006A3172" w:rsidP="006A3172">
                          <w:pPr>
                            <w:pStyle w:val="NormalWeb"/>
                            <w:rPr>
                              <w:sz w:val="24"/>
                              <w:szCs w:val="24"/>
                            </w:rPr>
                          </w:pPr>
                          <w:r>
                            <w:rPr>
                              <w:rFonts w:eastAsia="Times New Roman"/>
                              <w:sz w:val="20"/>
                            </w:rPr>
                            <w:t>GTFS data</w:t>
                          </w:r>
                        </w:p>
                      </w:txbxContent>
                    </v:textbox>
                  </v:shape>
                  <v:shape id="Text Box 13" o:spid="_x0000_s1040" type="#_x0000_t202" style="position:absolute;left:45472;top:11925;width:10776;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14:paraId="524753BC" w14:textId="77777777" w:rsidR="006A3172" w:rsidRDefault="006A3172" w:rsidP="006A3172">
                          <w:pPr>
                            <w:pStyle w:val="NormalWeb"/>
                            <w:rPr>
                              <w:sz w:val="24"/>
                              <w:szCs w:val="24"/>
                            </w:rPr>
                          </w:pPr>
                          <w:r>
                            <w:rPr>
                              <w:rFonts w:eastAsia="Times New Roman"/>
                              <w:sz w:val="20"/>
                            </w:rPr>
                            <w:t>Travel options</w:t>
                          </w:r>
                        </w:p>
                      </w:txbxContent>
                    </v:textbox>
                  </v:shape>
                  <v:group id="Group 621" o:spid="_x0000_s1041" style="position:absolute;left:34137;top:14128;width:10770;height:14789" coordorigin="6390,10981" coordsize="1696,2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Picture 11" o:spid="_x0000_s1042" type="#_x0000_t75" style="position:absolute;left:6711;top:10981;width:965;height:1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IAcbFAAAA2wAAAA8AAABkcnMvZG93bnJldi54bWxEj9FqwkAURN+F/sNyhb5I3dRiKKkbaQst&#10;ohCp7QdcstdsSPZuyG5N/HtXEHwcZuYMs1qPthUn6n3tWMHzPAFBXDpdc6Xg7/fr6RWED8gaW8ek&#10;4Ewe1vnDZIWZdgP/0OkQKhEh7DNUYELoMil9aciin7uOOHpH11sMUfaV1D0OEW5buUiSVFqsOS4Y&#10;7OjTUNkc/q0CWRSz/Wa/a2j7YoZlcbbFx/Ct1ON0fH8DEWgM9/CtvdEKFilcv8QfIPM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CAHGxQAAANsAAAAPAAAAAAAAAAAAAAAA&#10;AJ8CAABkcnMvZG93bnJldi54bWxQSwUGAAAAAAQABAD3AAAAkQMAAAAA&#10;">
                      <v:imagedata r:id="rId19" o:title=""/>
                      <v:path arrowok="t"/>
                    </v:shape>
                    <v:shape id="Text Box 27" o:spid="_x0000_s1043" type="#_x0000_t202" style="position:absolute;left:6390;top:12734;width:16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4143B0F2" w14:textId="77777777" w:rsidR="006A3172" w:rsidRDefault="006A3172" w:rsidP="006A3172">
                            <w:pPr>
                              <w:pStyle w:val="NormalWeb"/>
                              <w:rPr>
                                <w:sz w:val="24"/>
                                <w:szCs w:val="24"/>
                              </w:rPr>
                            </w:pPr>
                            <w:r>
                              <w:rPr>
                                <w:rFonts w:eastAsia="Times New Roman"/>
                                <w:sz w:val="20"/>
                              </w:rPr>
                              <w:t>Google Maps on mobile</w:t>
                            </w:r>
                          </w:p>
                        </w:txbxContent>
                      </v:textbox>
                    </v:shape>
                  </v:group>
                  <v:group id="Group 622" o:spid="_x0000_s1044" style="position:absolute;left:48869;top:15367;width:15666;height:14789" coordorigin="8710,10981" coordsize="2467,2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Picture 14" o:spid="_x0000_s1045" type="#_x0000_t75" style="position:absolute;left:8710;top:10981;width:2458;height:1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ljEPDAAAA2wAAAA8AAABkcnMvZG93bnJldi54bWxEj0FrwkAUhO8F/8PyBC9FN0Zakugqoijt&#10;serB4yP7TILZt0t21fjv3UKhx2FmvmEWq9604k6dbywrmE4SEMSl1Q1XCk7H3TgD4QOyxtYyKXiS&#10;h9Vy8LbAQtsH/9D9ECoRIewLVFCH4AopfVmTQT+xjjh6F9sZDFF2ldQdPiLctDJNkk9psOG4UKOj&#10;TU3l9XAzCt7T6yn7ns72W3/Mzx9m77J17pQaDfv1HESgPvyH/9pfWkGaw++X+APk8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2WMQ8MAAADbAAAADwAAAAAAAAAAAAAAAACf&#10;AgAAZHJzL2Rvd25yZXYueG1sUEsFBgAAAAAEAAQA9wAAAI8DAAAAAA==&#10;" stroked="t" strokecolor="#5b9bd5 [3204]">
                      <v:imagedata r:id="rId20" o:title=""/>
                      <v:path arrowok="t"/>
                    </v:shape>
                    <v:shape id="Text Box 13" o:spid="_x0000_s1046" type="#_x0000_t202" style="position:absolute;left:8715;top:12734;width:246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4B95AB9B" w14:textId="77777777" w:rsidR="006A3172" w:rsidRDefault="006A3172" w:rsidP="006A3172">
                            <w:pPr>
                              <w:pStyle w:val="NormalWeb"/>
                              <w:rPr>
                                <w:sz w:val="24"/>
                                <w:szCs w:val="24"/>
                              </w:rPr>
                            </w:pPr>
                            <w:r>
                              <w:rPr>
                                <w:rFonts w:eastAsia="Times New Roman"/>
                                <w:sz w:val="20"/>
                              </w:rPr>
                              <w:t>Google Maps on website</w:t>
                            </w:r>
                          </w:p>
                        </w:txbxContent>
                      </v:textbox>
                    </v:shape>
                  </v:group>
                  <w10:anchorlock/>
                </v:group>
              </w:pict>
            </mc:Fallback>
          </mc:AlternateContent>
        </w:r>
      </w:ins>
    </w:p>
    <w:p w14:paraId="4935061F" w14:textId="77777777" w:rsidR="006A3172" w:rsidRDefault="006A3172" w:rsidP="006A3172">
      <w:pPr>
        <w:rPr>
          <w:ins w:id="161" w:author="Yash Ganthe" w:date="2016-09-14T00:51:00Z"/>
        </w:rPr>
      </w:pPr>
      <w:ins w:id="162" w:author="Yash Ganthe" w:date="2016-09-14T00:51:00Z">
        <w:r>
          <w:t xml:space="preserve">The Transit Agency Route Administrator (TARA) simplifies the process of generating the data. It provides a simple visual tool for feeding time-table details of a transit agency. </w:t>
        </w:r>
      </w:ins>
    </w:p>
    <w:p w14:paraId="12389C9F" w14:textId="77777777" w:rsidR="006A3172" w:rsidRDefault="006A3172" w:rsidP="006A3172">
      <w:pPr>
        <w:pStyle w:val="ListParagraph"/>
        <w:numPr>
          <w:ilvl w:val="0"/>
          <w:numId w:val="1"/>
        </w:numPr>
        <w:spacing w:line="240" w:lineRule="auto"/>
        <w:rPr>
          <w:ins w:id="163" w:author="Yash Ganthe" w:date="2016-09-14T00:51:00Z"/>
        </w:rPr>
      </w:pPr>
      <w:ins w:id="164" w:author="Yash Ganthe" w:date="2016-09-14T00:51:00Z">
        <w:r>
          <w:t xml:space="preserve">The stops can be accurately marked on a map. </w:t>
        </w:r>
      </w:ins>
    </w:p>
    <w:p w14:paraId="20DD2C92" w14:textId="77777777" w:rsidR="006A3172" w:rsidRDefault="006A3172" w:rsidP="006A3172">
      <w:pPr>
        <w:pStyle w:val="ListParagraph"/>
        <w:numPr>
          <w:ilvl w:val="0"/>
          <w:numId w:val="1"/>
        </w:numPr>
        <w:spacing w:line="240" w:lineRule="auto"/>
        <w:rPr>
          <w:ins w:id="165" w:author="Yash Ganthe" w:date="2016-09-14T00:51:00Z"/>
        </w:rPr>
      </w:pPr>
      <w:ins w:id="166" w:author="Yash Ganthe" w:date="2016-09-14T00:51:00Z">
        <w:r>
          <w:t>It allows two stops on opposites sides of the road to be linked to each other as peer-stops.</w:t>
        </w:r>
      </w:ins>
    </w:p>
    <w:p w14:paraId="6003A857" w14:textId="77777777" w:rsidR="006A3172" w:rsidRDefault="006A3172" w:rsidP="006A3172">
      <w:pPr>
        <w:pStyle w:val="ListParagraph"/>
        <w:numPr>
          <w:ilvl w:val="0"/>
          <w:numId w:val="1"/>
        </w:numPr>
        <w:spacing w:line="240" w:lineRule="auto"/>
        <w:rPr>
          <w:ins w:id="167" w:author="Yash Ganthe" w:date="2016-09-14T00:51:00Z"/>
        </w:rPr>
      </w:pPr>
      <w:ins w:id="168" w:author="Yash Ganthe" w:date="2016-09-14T00:51:00Z">
        <w:r>
          <w:t>Each route operated by the agency can be marked on the map by choosing stops that have been previously marked.</w:t>
        </w:r>
      </w:ins>
    </w:p>
    <w:p w14:paraId="075E0081" w14:textId="77777777" w:rsidR="006A3172" w:rsidRDefault="006A3172" w:rsidP="006A3172">
      <w:pPr>
        <w:pStyle w:val="ListParagraph"/>
        <w:numPr>
          <w:ilvl w:val="0"/>
          <w:numId w:val="1"/>
        </w:numPr>
        <w:spacing w:line="240" w:lineRule="auto"/>
        <w:rPr>
          <w:ins w:id="169" w:author="Yash Ganthe" w:date="2016-09-14T00:51:00Z"/>
        </w:rPr>
      </w:pPr>
      <w:ins w:id="170" w:author="Yash Ganthe" w:date="2016-09-14T00:51:00Z">
        <w:r>
          <w:t>Onward and Return trips on the route can be added by specifying start times of the trips.</w:t>
        </w:r>
      </w:ins>
    </w:p>
    <w:p w14:paraId="3C4601BF" w14:textId="77777777" w:rsidR="006A3172" w:rsidRDefault="006A3172" w:rsidP="006A3172">
      <w:pPr>
        <w:pStyle w:val="ListParagraph"/>
        <w:numPr>
          <w:ilvl w:val="0"/>
          <w:numId w:val="1"/>
        </w:numPr>
        <w:spacing w:line="240" w:lineRule="auto"/>
        <w:rPr>
          <w:ins w:id="171" w:author="Yash Ganthe" w:date="2016-09-14T00:51:00Z"/>
        </w:rPr>
      </w:pPr>
      <w:ins w:id="172" w:author="Yash Ganthe" w:date="2016-09-14T00:51:00Z">
        <w:r>
          <w:t>The timings at intermediate stops along the route can be automatically computed by the tool.</w:t>
        </w:r>
      </w:ins>
    </w:p>
    <w:p w14:paraId="64BDCEA8" w14:textId="77777777" w:rsidR="006A3172" w:rsidRDefault="006A3172" w:rsidP="006A3172">
      <w:pPr>
        <w:pStyle w:val="ListParagraph"/>
        <w:numPr>
          <w:ilvl w:val="0"/>
          <w:numId w:val="1"/>
        </w:numPr>
        <w:spacing w:line="240" w:lineRule="auto"/>
        <w:rPr>
          <w:ins w:id="173" w:author="Yash Ganthe" w:date="2016-09-14T00:51:00Z"/>
        </w:rPr>
      </w:pPr>
      <w:ins w:id="174" w:author="Yash Ganthe" w:date="2016-09-14T00:51:00Z">
        <w:r>
          <w:t>The tool allows offline creation of time-tables in Microsoft Excel.</w:t>
        </w:r>
      </w:ins>
    </w:p>
    <w:p w14:paraId="60ADEDCD" w14:textId="77777777" w:rsidR="006A3172" w:rsidRDefault="006A3172" w:rsidP="006A3172">
      <w:pPr>
        <w:pStyle w:val="ListParagraph"/>
        <w:numPr>
          <w:ilvl w:val="0"/>
          <w:numId w:val="1"/>
        </w:numPr>
        <w:spacing w:line="240" w:lineRule="auto"/>
        <w:rPr>
          <w:ins w:id="175" w:author="Yash Ganthe" w:date="2016-09-14T00:51:00Z"/>
        </w:rPr>
      </w:pPr>
      <w:ins w:id="176" w:author="Yash Ganthe" w:date="2016-09-14T00:51:00Z">
        <w:r>
          <w:t>The tool generates a passenger-friendly timetable that can be printed and pasted at different locations of the city.</w:t>
        </w:r>
      </w:ins>
    </w:p>
    <w:p w14:paraId="0B88CB76" w14:textId="77777777" w:rsidR="006A3172" w:rsidRDefault="006A3172" w:rsidP="006A3172">
      <w:pPr>
        <w:pStyle w:val="ListParagraph"/>
        <w:numPr>
          <w:ilvl w:val="0"/>
          <w:numId w:val="1"/>
        </w:numPr>
        <w:spacing w:line="240" w:lineRule="auto"/>
        <w:rPr>
          <w:ins w:id="177" w:author="Yash Ganthe" w:date="2016-09-14T00:51:00Z"/>
        </w:rPr>
      </w:pPr>
      <w:ins w:id="178" w:author="Yash Ganthe" w:date="2016-09-14T00:51:00Z">
        <w:r>
          <w:t>It can generate the GTFS file that can be uploaded to Google.</w:t>
        </w:r>
      </w:ins>
    </w:p>
    <w:p w14:paraId="19F21642" w14:textId="77777777" w:rsidR="006A3172" w:rsidRPr="006A3172" w:rsidRDefault="006A3172" w:rsidP="006A3172">
      <w:pPr>
        <w:rPr>
          <w:ins w:id="179" w:author="Yash Ganthe" w:date="2016-09-14T00:50:00Z"/>
          <w:rPrChange w:id="180" w:author="Yash Ganthe" w:date="2016-09-14T00:51:00Z">
            <w:rPr>
              <w:ins w:id="181" w:author="Yash Ganthe" w:date="2016-09-14T00:50:00Z"/>
              <w:shd w:val="clear" w:color="auto" w:fill="FFFFFF"/>
            </w:rPr>
          </w:rPrChange>
        </w:rPr>
        <w:pPrChange w:id="182" w:author="Yash Ganthe" w:date="2016-09-14T00:51:00Z">
          <w:pPr>
            <w:spacing w:after="0"/>
            <w:jc w:val="both"/>
          </w:pPr>
        </w:pPrChange>
      </w:pPr>
    </w:p>
    <w:p w14:paraId="774C91C7" w14:textId="77777777" w:rsidR="006A3172" w:rsidRDefault="000E751F" w:rsidP="000E751F">
      <w:pPr>
        <w:pStyle w:val="Heading2"/>
        <w:rPr>
          <w:ins w:id="183" w:author="Yash Ganthe" w:date="2016-09-14T01:01:00Z"/>
        </w:rPr>
        <w:pPrChange w:id="184" w:author="Yash Ganthe" w:date="2016-09-14T01:01:00Z">
          <w:pPr>
            <w:spacing w:after="0"/>
            <w:jc w:val="both"/>
          </w:pPr>
        </w:pPrChange>
      </w:pPr>
      <w:bookmarkStart w:id="185" w:name="_Toc461583465"/>
      <w:ins w:id="186" w:author="Yash Ganthe" w:date="2016-09-14T01:01:00Z">
        <w:r>
          <w:lastRenderedPageBreak/>
          <w:t>Data entry</w:t>
        </w:r>
        <w:bookmarkEnd w:id="185"/>
      </w:ins>
    </w:p>
    <w:p w14:paraId="4F817B26" w14:textId="77777777" w:rsidR="000E751F" w:rsidRPr="000E751F" w:rsidRDefault="000E751F" w:rsidP="000E751F">
      <w:pPr>
        <w:rPr>
          <w:ins w:id="187" w:author="Yash Ganthe" w:date="2016-09-14T00:50:00Z"/>
          <w:rPrChange w:id="188" w:author="Yash Ganthe" w:date="2016-09-14T01:01:00Z">
            <w:rPr>
              <w:ins w:id="189" w:author="Yash Ganthe" w:date="2016-09-14T00:50:00Z"/>
            </w:rPr>
          </w:rPrChange>
        </w:rPr>
        <w:pPrChange w:id="190" w:author="Yash Ganthe" w:date="2016-09-14T01:01:00Z">
          <w:pPr>
            <w:spacing w:after="0"/>
            <w:jc w:val="both"/>
          </w:pPr>
        </w:pPrChange>
      </w:pPr>
      <w:ins w:id="191" w:author="Yash Ganthe" w:date="2016-09-14T01:02:00Z">
        <w:r>
          <w:rPr>
            <w:noProof/>
            <w:lang w:bidi="mr-IN"/>
          </w:rPr>
          <w:drawing>
            <wp:inline distT="0" distB="0" distL="0" distR="0" wp14:anchorId="36809294" wp14:editId="7D840071">
              <wp:extent cx="4437876" cy="3333750"/>
              <wp:effectExtent l="0" t="0" r="1270" b="0"/>
              <wp:docPr id="34" name="Picture 34" descr="E:\Projects\NewYug\raloa1\docs\images\data_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NewYug\raloa1\docs\images\data_entr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40124" cy="3335439"/>
                      </a:xfrm>
                      <a:prstGeom prst="rect">
                        <a:avLst/>
                      </a:prstGeom>
                      <a:noFill/>
                      <a:ln>
                        <a:noFill/>
                      </a:ln>
                    </pic:spPr>
                  </pic:pic>
                </a:graphicData>
              </a:graphic>
            </wp:inline>
          </w:drawing>
        </w:r>
      </w:ins>
    </w:p>
    <w:p w14:paraId="355E4463" w14:textId="77777777" w:rsidR="000E751F" w:rsidRDefault="000E751F" w:rsidP="00345C94">
      <w:pPr>
        <w:pStyle w:val="ListBullet"/>
        <w:rPr>
          <w:ins w:id="192" w:author="Yash Ganthe" w:date="2016-09-14T01:08:00Z"/>
        </w:rPr>
        <w:pPrChange w:id="193" w:author="Yash Ganthe" w:date="2016-09-14T01:09:00Z">
          <w:pPr/>
        </w:pPrChange>
      </w:pPr>
      <w:ins w:id="194" w:author="Yash Ganthe" w:date="2016-09-14T01:08:00Z">
        <w:r>
          <w:t>Data entry is performed with the assistance of a driver.</w:t>
        </w:r>
      </w:ins>
    </w:p>
    <w:p w14:paraId="7C724CCC" w14:textId="77777777" w:rsidR="000E751F" w:rsidRPr="00E61D61" w:rsidRDefault="000E751F" w:rsidP="00345C94">
      <w:pPr>
        <w:pStyle w:val="ListBullet"/>
        <w:rPr>
          <w:ins w:id="195" w:author="Yash Ganthe" w:date="2016-09-14T02:40:00Z"/>
          <w:rFonts w:asciiTheme="majorHAnsi" w:eastAsiaTheme="majorEastAsia" w:hAnsiTheme="majorHAnsi" w:cstheme="majorBidi"/>
          <w:color w:val="2E74B5" w:themeColor="accent1" w:themeShade="BF"/>
          <w:sz w:val="32"/>
          <w:szCs w:val="32"/>
          <w:rPrChange w:id="196" w:author="Yash Ganthe" w:date="2016-09-14T02:40:00Z">
            <w:rPr>
              <w:ins w:id="197" w:author="Yash Ganthe" w:date="2016-09-14T02:40:00Z"/>
            </w:rPr>
          </w:rPrChange>
        </w:rPr>
        <w:pPrChange w:id="198" w:author="Yash Ganthe" w:date="2016-09-14T01:09:00Z">
          <w:pPr/>
        </w:pPrChange>
      </w:pPr>
      <w:ins w:id="199" w:author="Yash Ganthe" w:date="2016-09-14T01:09:00Z">
        <w:r>
          <w:t xml:space="preserve">The driver guides </w:t>
        </w:r>
        <w:r w:rsidR="00345C94">
          <w:t>the operator in identifying the precise location of bus stops on a map.</w:t>
        </w:r>
      </w:ins>
      <w:ins w:id="200" w:author="Yash Ganthe" w:date="2016-09-14T01:02:00Z">
        <w:r>
          <w:br w:type="page"/>
        </w:r>
      </w:ins>
    </w:p>
    <w:p w14:paraId="47F92F36" w14:textId="77777777" w:rsidR="006A3172" w:rsidRDefault="006A3172" w:rsidP="006A3172">
      <w:pPr>
        <w:pStyle w:val="Heading1"/>
        <w:rPr>
          <w:ins w:id="201" w:author="Yash Ganthe" w:date="2016-09-14T00:50:00Z"/>
        </w:rPr>
      </w:pPr>
      <w:bookmarkStart w:id="202" w:name="_Toc461583466"/>
      <w:ins w:id="203" w:author="Yash Ganthe" w:date="2016-09-14T00:50:00Z">
        <w:r>
          <w:lastRenderedPageBreak/>
          <w:t>Passenger Experience</w:t>
        </w:r>
        <w:bookmarkEnd w:id="202"/>
      </w:ins>
    </w:p>
    <w:p w14:paraId="3D950342" w14:textId="77777777" w:rsidR="006A3172" w:rsidRDefault="006A3172" w:rsidP="006A3172">
      <w:pPr>
        <w:rPr>
          <w:ins w:id="204" w:author="Yash Ganthe" w:date="2016-09-14T01:00:00Z"/>
        </w:rPr>
      </w:pPr>
      <w:ins w:id="205" w:author="Yash Ganthe" w:date="2016-09-14T00:50:00Z">
        <w:r>
          <w:t>A passenger can search for travel options between any two points on a Google Maps application. The results provide step-by-step directions including different modes such as Walking, Ferries, and Buses.</w:t>
        </w:r>
      </w:ins>
    </w:p>
    <w:p w14:paraId="18AAD03F" w14:textId="77777777" w:rsidR="000E751F" w:rsidRDefault="000E751F" w:rsidP="006A3172">
      <w:pPr>
        <w:rPr>
          <w:ins w:id="206" w:author="Yash Ganthe" w:date="2016-09-14T00:59:00Z"/>
        </w:rPr>
      </w:pPr>
    </w:p>
    <w:p w14:paraId="6C03CF7C" w14:textId="77777777" w:rsidR="000E751F" w:rsidRPr="00BD246D" w:rsidRDefault="000E751F" w:rsidP="006A3172">
      <w:pPr>
        <w:rPr>
          <w:ins w:id="207" w:author="Yash Ganthe" w:date="2016-09-14T00:50:00Z"/>
        </w:rPr>
      </w:pPr>
    </w:p>
    <w:p w14:paraId="693BB6A4" w14:textId="77777777" w:rsidR="006A3172" w:rsidRPr="003F2C1E" w:rsidRDefault="006A3172" w:rsidP="006A3172">
      <w:pPr>
        <w:rPr>
          <w:ins w:id="208" w:author="Yash Ganthe" w:date="2016-09-14T00:50:00Z"/>
        </w:rPr>
      </w:pPr>
      <w:commentRangeStart w:id="209"/>
      <w:ins w:id="210" w:author="Yash Ganthe" w:date="2016-09-14T00:50:00Z">
        <w:r>
          <w:rPr>
            <w:noProof/>
            <w:lang w:bidi="mr-IN"/>
          </w:rPr>
          <w:drawing>
            <wp:inline distT="0" distB="0" distL="0" distR="0" wp14:anchorId="4C11F698" wp14:editId="682E15AF">
              <wp:extent cx="1699705" cy="275434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7946" cy="2800106"/>
                      </a:xfrm>
                      <a:prstGeom prst="rect">
                        <a:avLst/>
                      </a:prstGeom>
                      <a:noFill/>
                      <a:ln>
                        <a:noFill/>
                      </a:ln>
                    </pic:spPr>
                  </pic:pic>
                </a:graphicData>
              </a:graphic>
            </wp:inline>
          </w:drawing>
        </w:r>
      </w:ins>
      <w:commentRangeEnd w:id="209"/>
      <w:ins w:id="211" w:author="Yash Ganthe" w:date="2016-09-14T01:00:00Z">
        <w:r w:rsidR="000E751F">
          <w:rPr>
            <w:rStyle w:val="CommentReference"/>
          </w:rPr>
          <w:commentReference w:id="209"/>
        </w:r>
      </w:ins>
      <w:ins w:id="212" w:author="Yash Ganthe" w:date="2016-09-14T00:50:00Z">
        <w:r>
          <w:rPr>
            <w:noProof/>
            <w:lang w:bidi="mr-IN"/>
          </w:rPr>
          <w:drawing>
            <wp:inline distT="0" distB="0" distL="0" distR="0" wp14:anchorId="4B02CD10" wp14:editId="4581CDA2">
              <wp:extent cx="1719333" cy="275507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62065" cy="2823549"/>
                      </a:xfrm>
                      <a:prstGeom prst="rect">
                        <a:avLst/>
                      </a:prstGeom>
                      <a:noFill/>
                      <a:ln>
                        <a:noFill/>
                      </a:ln>
                    </pic:spPr>
                  </pic:pic>
                </a:graphicData>
              </a:graphic>
            </wp:inline>
          </w:drawing>
        </w:r>
        <w:r>
          <w:rPr>
            <w:noProof/>
            <w:lang w:bidi="mr-IN"/>
          </w:rPr>
          <w:drawing>
            <wp:inline distT="0" distB="0" distL="0" distR="0" wp14:anchorId="1FBA8C22" wp14:editId="529EA461">
              <wp:extent cx="1743566" cy="276673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73927" cy="2814913"/>
                      </a:xfrm>
                      <a:prstGeom prst="rect">
                        <a:avLst/>
                      </a:prstGeom>
                      <a:noFill/>
                      <a:ln>
                        <a:noFill/>
                      </a:ln>
                    </pic:spPr>
                  </pic:pic>
                </a:graphicData>
              </a:graphic>
            </wp:inline>
          </w:drawing>
        </w:r>
      </w:ins>
    </w:p>
    <w:p w14:paraId="32DA8F51" w14:textId="77777777" w:rsidR="006A3172" w:rsidRPr="006A3172" w:rsidRDefault="006A3172" w:rsidP="006A3172">
      <w:pPr>
        <w:rPr>
          <w:rPrChange w:id="213" w:author="Yash Ganthe" w:date="2016-09-14T00:50:00Z">
            <w:rPr>
              <w:shd w:val="clear" w:color="auto" w:fill="FFFFFF"/>
            </w:rPr>
          </w:rPrChange>
        </w:rPr>
        <w:pPrChange w:id="214" w:author="Yash Ganthe" w:date="2016-09-14T00:50:00Z">
          <w:pPr>
            <w:spacing w:after="0"/>
            <w:jc w:val="both"/>
          </w:pPr>
        </w:pPrChange>
      </w:pPr>
    </w:p>
    <w:p w14:paraId="05B8D2D2" w14:textId="77777777" w:rsidR="006A3172" w:rsidRDefault="006A3172" w:rsidP="006A3172">
      <w:pPr>
        <w:pStyle w:val="Heading1"/>
        <w:rPr>
          <w:ins w:id="215" w:author="Yash Ganthe" w:date="2016-09-14T00:58:00Z"/>
          <w:shd w:val="clear" w:color="auto" w:fill="FFFFFF"/>
        </w:rPr>
        <w:pPrChange w:id="216" w:author="Yash Ganthe" w:date="2016-09-14T00:53:00Z">
          <w:pPr>
            <w:spacing w:after="0"/>
            <w:jc w:val="both"/>
          </w:pPr>
        </w:pPrChange>
      </w:pPr>
      <w:bookmarkStart w:id="217" w:name="_Toc461583467"/>
      <w:ins w:id="218" w:author="Yash Ganthe" w:date="2016-09-14T00:58:00Z">
        <w:r>
          <w:rPr>
            <w:shd w:val="clear" w:color="auto" w:fill="FFFFFF"/>
          </w:rPr>
          <w:t>Financials</w:t>
        </w:r>
        <w:bookmarkEnd w:id="217"/>
      </w:ins>
    </w:p>
    <w:p w14:paraId="1E7C8534" w14:textId="77777777" w:rsidR="000578FA" w:rsidRDefault="006A3172" w:rsidP="006A3172">
      <w:pPr>
        <w:pStyle w:val="Heading1"/>
        <w:rPr>
          <w:ins w:id="219" w:author="Yash Ganthe" w:date="2016-09-14T01:09:00Z"/>
          <w:shd w:val="clear" w:color="auto" w:fill="FFFFFF"/>
        </w:rPr>
        <w:pPrChange w:id="220" w:author="Yash Ganthe" w:date="2016-09-14T00:53:00Z">
          <w:pPr>
            <w:spacing w:after="0"/>
            <w:jc w:val="both"/>
          </w:pPr>
        </w:pPrChange>
      </w:pPr>
      <w:bookmarkStart w:id="221" w:name="_Toc461583468"/>
      <w:ins w:id="222" w:author="Yash Ganthe" w:date="2016-09-14T00:53:00Z">
        <w:r>
          <w:rPr>
            <w:shd w:val="clear" w:color="auto" w:fill="FFFFFF"/>
          </w:rPr>
          <w:t>Engagement with GTDC</w:t>
        </w:r>
      </w:ins>
      <w:bookmarkEnd w:id="221"/>
    </w:p>
    <w:p w14:paraId="2A0ED73C" w14:textId="77777777" w:rsidR="00345C94" w:rsidRDefault="00345C94" w:rsidP="00345C94">
      <w:pPr>
        <w:rPr>
          <w:ins w:id="223" w:author="Yash Ganthe" w:date="2016-09-14T01:10:00Z"/>
        </w:rPr>
        <w:pPrChange w:id="224" w:author="Yash Ganthe" w:date="2016-09-14T01:09:00Z">
          <w:pPr>
            <w:spacing w:after="0"/>
            <w:jc w:val="both"/>
          </w:pPr>
        </w:pPrChange>
      </w:pPr>
      <w:ins w:id="225" w:author="Yash Ganthe" w:date="2016-09-14T01:10:00Z">
        <w:r>
          <w:t xml:space="preserve">Data entry by </w:t>
        </w:r>
        <w:proofErr w:type="spellStart"/>
        <w:r>
          <w:t>Kadamba</w:t>
        </w:r>
        <w:proofErr w:type="spellEnd"/>
        <w:r>
          <w:t xml:space="preserve"> is in progress. The routes and stops used by </w:t>
        </w:r>
        <w:proofErr w:type="spellStart"/>
        <w:r>
          <w:t>Kadamba</w:t>
        </w:r>
        <w:proofErr w:type="spellEnd"/>
        <w:r>
          <w:t xml:space="preserve"> are the same as that used by private operators. Hence it should be possible for us to reuse the data that have been entered so far.</w:t>
        </w:r>
      </w:ins>
    </w:p>
    <w:p w14:paraId="1663ED3E" w14:textId="77777777" w:rsidR="00345C94" w:rsidRDefault="00345C94" w:rsidP="00345C94">
      <w:pPr>
        <w:rPr>
          <w:ins w:id="226" w:author="Yash Ganthe" w:date="2016-09-14T01:12:00Z"/>
        </w:rPr>
        <w:pPrChange w:id="227" w:author="Yash Ganthe" w:date="2016-09-14T01:09:00Z">
          <w:pPr>
            <w:spacing w:after="0"/>
            <w:jc w:val="both"/>
          </w:pPr>
        </w:pPrChange>
      </w:pPr>
      <w:ins w:id="228" w:author="Yash Ganthe" w:date="2016-09-14T01:12:00Z">
        <w:r>
          <w:t xml:space="preserve">In Phase 1, GTDC will upload only the timetables of routes that are shared by </w:t>
        </w:r>
        <w:proofErr w:type="spellStart"/>
        <w:r>
          <w:t>Kadamba</w:t>
        </w:r>
        <w:proofErr w:type="spellEnd"/>
        <w:r>
          <w:t xml:space="preserve"> and Private </w:t>
        </w:r>
        <w:proofErr w:type="gramStart"/>
        <w:r>
          <w:t>operators</w:t>
        </w:r>
        <w:proofErr w:type="gramEnd"/>
        <w:r>
          <w:t>.</w:t>
        </w:r>
      </w:ins>
    </w:p>
    <w:p w14:paraId="12913234" w14:textId="77777777" w:rsidR="00345C94" w:rsidRDefault="00345C94" w:rsidP="00345C94">
      <w:pPr>
        <w:rPr>
          <w:ins w:id="229" w:author="Yash Ganthe" w:date="2016-09-14T02:38:00Z"/>
        </w:rPr>
        <w:pPrChange w:id="230" w:author="Yash Ganthe" w:date="2016-09-14T01:09:00Z">
          <w:pPr>
            <w:spacing w:after="0"/>
            <w:jc w:val="both"/>
          </w:pPr>
        </w:pPrChange>
      </w:pPr>
      <w:ins w:id="231" w:author="Yash Ganthe" w:date="2016-09-14T01:12:00Z">
        <w:r>
          <w:t xml:space="preserve">In Phase 2, GTDC will upload </w:t>
        </w:r>
      </w:ins>
      <w:ins w:id="232" w:author="Yash Ganthe" w:date="2016-09-14T01:13:00Z">
        <w:r>
          <w:t>additional</w:t>
        </w:r>
      </w:ins>
      <w:ins w:id="233" w:author="Yash Ganthe" w:date="2016-09-14T01:12:00Z">
        <w:r>
          <w:t xml:space="preserve"> </w:t>
        </w:r>
      </w:ins>
      <w:ins w:id="234" w:author="Yash Ganthe" w:date="2016-09-14T01:13:00Z">
        <w:r>
          <w:t>routes and stops.</w:t>
        </w:r>
      </w:ins>
    </w:p>
    <w:p w14:paraId="673F9DB9" w14:textId="77777777" w:rsidR="00E61D61" w:rsidRDefault="00E61D61" w:rsidP="00E61D61">
      <w:pPr>
        <w:pStyle w:val="Heading2"/>
        <w:rPr>
          <w:ins w:id="235" w:author="Yash Ganthe" w:date="2016-09-14T02:43:00Z"/>
        </w:rPr>
        <w:pPrChange w:id="236" w:author="Yash Ganthe" w:date="2016-09-14T02:39:00Z">
          <w:pPr>
            <w:spacing w:after="0"/>
            <w:jc w:val="both"/>
          </w:pPr>
        </w:pPrChange>
      </w:pPr>
      <w:ins w:id="237" w:author="Yash Ganthe" w:date="2016-09-14T02:39:00Z">
        <w:r>
          <w:t xml:space="preserve">Role of </w:t>
        </w:r>
        <w:proofErr w:type="spellStart"/>
        <w:r>
          <w:t>NewYug</w:t>
        </w:r>
      </w:ins>
      <w:proofErr w:type="spellEnd"/>
    </w:p>
    <w:p w14:paraId="0E92C230" w14:textId="77777777" w:rsidR="00E61D61" w:rsidRPr="00E61D61" w:rsidRDefault="00E61D61" w:rsidP="00E61D61">
      <w:pPr>
        <w:rPr>
          <w:ins w:id="238" w:author="Yash Ganthe" w:date="2016-09-14T02:38:00Z"/>
          <w:rPrChange w:id="239" w:author="Yash Ganthe" w:date="2016-09-14T02:43:00Z">
            <w:rPr>
              <w:ins w:id="240" w:author="Yash Ganthe" w:date="2016-09-14T02:38:00Z"/>
            </w:rPr>
          </w:rPrChange>
        </w:rPr>
        <w:pPrChange w:id="241" w:author="Yash Ganthe" w:date="2016-09-14T02:43:00Z">
          <w:pPr>
            <w:spacing w:after="0"/>
            <w:jc w:val="both"/>
          </w:pPr>
        </w:pPrChange>
      </w:pPr>
      <w:proofErr w:type="spellStart"/>
      <w:ins w:id="242" w:author="Yash Ganthe" w:date="2016-09-14T02:43:00Z">
        <w:r>
          <w:t>NewYug</w:t>
        </w:r>
        <w:proofErr w:type="spellEnd"/>
        <w:r>
          <w:t xml:space="preserve"> will provide training to about 5 employees of GTDC to use the software.</w:t>
        </w:r>
      </w:ins>
      <w:ins w:id="243" w:author="Yash Ganthe" w:date="2016-09-14T02:44:00Z">
        <w:r>
          <w:t xml:space="preserve"> This training will be conducted over a period of three days.</w:t>
        </w:r>
      </w:ins>
    </w:p>
    <w:p w14:paraId="2F306835" w14:textId="77777777" w:rsidR="00E61D61" w:rsidRDefault="00E61D61" w:rsidP="00E61D61">
      <w:pPr>
        <w:pStyle w:val="Heading2"/>
        <w:rPr>
          <w:ins w:id="244" w:author="Yash Ganthe" w:date="2016-09-14T02:44:00Z"/>
        </w:rPr>
        <w:pPrChange w:id="245" w:author="Yash Ganthe" w:date="2016-09-14T02:39:00Z">
          <w:pPr>
            <w:spacing w:after="0"/>
            <w:jc w:val="both"/>
          </w:pPr>
        </w:pPrChange>
      </w:pPr>
      <w:ins w:id="246" w:author="Yash Ganthe" w:date="2016-09-14T02:39:00Z">
        <w:r>
          <w:t xml:space="preserve">Role of </w:t>
        </w:r>
      </w:ins>
      <w:ins w:id="247" w:author="Yash Ganthe" w:date="2016-09-14T02:38:00Z">
        <w:r>
          <w:t>GTDC</w:t>
        </w:r>
      </w:ins>
    </w:p>
    <w:p w14:paraId="6F1A78A4" w14:textId="77777777" w:rsidR="00E61D61" w:rsidRPr="00E61D61" w:rsidRDefault="00E61D61" w:rsidP="00E61D61">
      <w:pPr>
        <w:rPr>
          <w:ins w:id="248" w:author="Yash Ganthe" w:date="2016-09-14T01:13:00Z"/>
          <w:rPrChange w:id="249" w:author="Yash Ganthe" w:date="2016-09-14T02:44:00Z">
            <w:rPr>
              <w:ins w:id="250" w:author="Yash Ganthe" w:date="2016-09-14T01:13:00Z"/>
            </w:rPr>
          </w:rPrChange>
        </w:rPr>
        <w:pPrChange w:id="251" w:author="Yash Ganthe" w:date="2016-09-14T02:44:00Z">
          <w:pPr>
            <w:spacing w:after="0"/>
            <w:jc w:val="both"/>
          </w:pPr>
        </w:pPrChange>
      </w:pPr>
      <w:ins w:id="252" w:author="Yash Ganthe" w:date="2016-09-14T02:44:00Z">
        <w:r>
          <w:t xml:space="preserve">GTDC will obtain the </w:t>
        </w:r>
      </w:ins>
      <w:bookmarkStart w:id="253" w:name="_GoBack"/>
      <w:bookmarkEnd w:id="253"/>
    </w:p>
    <w:p w14:paraId="65931F0A" w14:textId="77777777" w:rsidR="00345C94" w:rsidRDefault="00345C94">
      <w:pPr>
        <w:rPr>
          <w:ins w:id="254" w:author="Yash Ganthe" w:date="2016-09-14T01:13:00Z"/>
          <w:rFonts w:asciiTheme="majorHAnsi" w:eastAsiaTheme="majorEastAsia" w:hAnsiTheme="majorHAnsi" w:cstheme="majorBidi"/>
          <w:color w:val="2E74B5" w:themeColor="accent1" w:themeShade="BF"/>
          <w:sz w:val="32"/>
          <w:szCs w:val="32"/>
        </w:rPr>
      </w:pPr>
      <w:ins w:id="255" w:author="Yash Ganthe" w:date="2016-09-14T01:13:00Z">
        <w:r>
          <w:br w:type="page"/>
        </w:r>
      </w:ins>
    </w:p>
    <w:p w14:paraId="581ABF63" w14:textId="77777777" w:rsidR="00502E0A" w:rsidRDefault="00502E0A" w:rsidP="00345C94">
      <w:pPr>
        <w:pStyle w:val="Heading1"/>
        <w:rPr>
          <w:ins w:id="256" w:author="Yash Ganthe" w:date="2016-09-14T02:10:00Z"/>
        </w:rPr>
      </w:pPr>
      <w:bookmarkStart w:id="257" w:name="_Toc461583469"/>
      <w:ins w:id="258" w:author="Yash Ganthe" w:date="2016-09-14T02:10:00Z">
        <w:r>
          <w:lastRenderedPageBreak/>
          <w:t>Additional services</w:t>
        </w:r>
        <w:bookmarkEnd w:id="257"/>
      </w:ins>
    </w:p>
    <w:p w14:paraId="152D235E" w14:textId="77777777" w:rsidR="00502E0A" w:rsidRDefault="00502E0A" w:rsidP="00502E0A">
      <w:pPr>
        <w:pStyle w:val="Heading2"/>
        <w:rPr>
          <w:ins w:id="259" w:author="Yash Ganthe" w:date="2016-09-14T02:18:00Z"/>
        </w:rPr>
        <w:pPrChange w:id="260" w:author="Yash Ganthe" w:date="2016-09-14T02:10:00Z">
          <w:pPr>
            <w:pStyle w:val="Heading1"/>
          </w:pPr>
        </w:pPrChange>
      </w:pPr>
      <w:bookmarkStart w:id="261" w:name="_Toc461583470"/>
      <w:ins w:id="262" w:author="Yash Ganthe" w:date="2016-09-14T02:10:00Z">
        <w:r>
          <w:t>The Goa Calendar</w:t>
        </w:r>
      </w:ins>
      <w:bookmarkEnd w:id="261"/>
    </w:p>
    <w:p w14:paraId="7FB27DEC" w14:textId="77777777" w:rsidR="000C0D02" w:rsidRPr="000C0D02" w:rsidRDefault="000C0D02" w:rsidP="000C0D02">
      <w:pPr>
        <w:rPr>
          <w:ins w:id="263" w:author="Yash Ganthe" w:date="2016-09-14T02:10:00Z"/>
          <w:rPrChange w:id="264" w:author="Yash Ganthe" w:date="2016-09-14T02:18:00Z">
            <w:rPr>
              <w:ins w:id="265" w:author="Yash Ganthe" w:date="2016-09-14T02:10:00Z"/>
            </w:rPr>
          </w:rPrChange>
        </w:rPr>
        <w:pPrChange w:id="266" w:author="Yash Ganthe" w:date="2016-09-14T02:19:00Z">
          <w:pPr>
            <w:pStyle w:val="Heading1"/>
          </w:pPr>
        </w:pPrChange>
      </w:pPr>
      <w:ins w:id="267" w:author="Yash Ganthe" w:date="2016-09-14T02:18:00Z">
        <w:r>
          <w:fldChar w:fldCharType="begin"/>
        </w:r>
        <w:r>
          <w:instrText xml:space="preserve"> HYPERLINK "http://bit.do/ingoa" \t "_blank" </w:instrText>
        </w:r>
        <w:r>
          <w:fldChar w:fldCharType="separate"/>
        </w:r>
        <w:r>
          <w:rPr>
            <w:rStyle w:val="Hyperlink"/>
            <w:rFonts w:ascii="Helvetica" w:hAnsi="Helvetica" w:cs="Helvetica"/>
            <w:b/>
            <w:bCs/>
            <w:color w:val="FF7700"/>
            <w:sz w:val="27"/>
            <w:szCs w:val="27"/>
            <w:shd w:val="clear" w:color="auto" w:fill="FFFFFF"/>
          </w:rPr>
          <w:t>http://bit.do/ingoa</w:t>
        </w:r>
        <w:r>
          <w:fldChar w:fldCharType="end"/>
        </w:r>
      </w:ins>
    </w:p>
    <w:p w14:paraId="7D95D073" w14:textId="77777777" w:rsidR="00502E0A" w:rsidRDefault="00502E0A" w:rsidP="00502E0A">
      <w:pPr>
        <w:pStyle w:val="Heading2"/>
        <w:rPr>
          <w:ins w:id="268" w:author="Yash Ganthe" w:date="2016-09-14T02:19:00Z"/>
        </w:rPr>
        <w:pPrChange w:id="269" w:author="Yash Ganthe" w:date="2016-09-14T02:11:00Z">
          <w:pPr>
            <w:pStyle w:val="Heading1"/>
          </w:pPr>
        </w:pPrChange>
      </w:pPr>
      <w:bookmarkStart w:id="270" w:name="_Toc461583471"/>
      <w:ins w:id="271" w:author="Yash Ganthe" w:date="2016-09-14T02:11:00Z">
        <w:r>
          <w:t>The Goa Map</w:t>
        </w:r>
      </w:ins>
      <w:bookmarkEnd w:id="270"/>
    </w:p>
    <w:p w14:paraId="776AC695" w14:textId="77777777" w:rsidR="000C0D02" w:rsidRDefault="000C0D02" w:rsidP="000C0D02">
      <w:pPr>
        <w:rPr>
          <w:ins w:id="272" w:author="Yash Ganthe" w:date="2016-09-14T02:20:00Z"/>
        </w:rPr>
        <w:pPrChange w:id="273" w:author="Yash Ganthe" w:date="2016-09-14T02:19:00Z">
          <w:pPr>
            <w:pStyle w:val="Heading1"/>
          </w:pPr>
        </w:pPrChange>
      </w:pPr>
    </w:p>
    <w:p w14:paraId="5651373E" w14:textId="77777777" w:rsidR="000C0D02" w:rsidRPr="000C0D02" w:rsidRDefault="000C0D02" w:rsidP="000C0D02">
      <w:pPr>
        <w:pStyle w:val="Heading2"/>
        <w:rPr>
          <w:ins w:id="274" w:author="Yash Ganthe" w:date="2016-09-14T02:10:00Z"/>
          <w:rPrChange w:id="275" w:author="Yash Ganthe" w:date="2016-09-14T02:19:00Z">
            <w:rPr>
              <w:ins w:id="276" w:author="Yash Ganthe" w:date="2016-09-14T02:10:00Z"/>
            </w:rPr>
          </w:rPrChange>
        </w:rPr>
        <w:pPrChange w:id="277" w:author="Yash Ganthe" w:date="2016-09-14T02:20:00Z">
          <w:pPr>
            <w:pStyle w:val="Heading1"/>
          </w:pPr>
        </w:pPrChange>
      </w:pPr>
      <w:bookmarkStart w:id="278" w:name="_Toc461583472"/>
      <w:ins w:id="279" w:author="Yash Ganthe" w:date="2016-09-14T02:20:00Z">
        <w:r>
          <w:t>Taxis on Google Maps</w:t>
        </w:r>
      </w:ins>
      <w:bookmarkEnd w:id="278"/>
    </w:p>
    <w:p w14:paraId="04C11BC5" w14:textId="77777777" w:rsidR="000C0D02" w:rsidRDefault="000C0D02" w:rsidP="00345C94">
      <w:pPr>
        <w:pStyle w:val="Heading1"/>
        <w:rPr>
          <w:ins w:id="280" w:author="Yash Ganthe" w:date="2016-09-14T02:17:00Z"/>
        </w:rPr>
      </w:pPr>
    </w:p>
    <w:p w14:paraId="7F530AA9" w14:textId="77777777" w:rsidR="00345C94" w:rsidRDefault="00345C94" w:rsidP="00345C94">
      <w:pPr>
        <w:pStyle w:val="Heading1"/>
        <w:rPr>
          <w:ins w:id="281" w:author="Yash Ganthe" w:date="2016-09-14T01:13:00Z"/>
        </w:rPr>
      </w:pPr>
      <w:bookmarkStart w:id="282" w:name="_Toc461583473"/>
      <w:ins w:id="283" w:author="Yash Ganthe" w:date="2016-09-14T01:13:00Z">
        <w:r>
          <w:t>Summary</w:t>
        </w:r>
        <w:bookmarkEnd w:id="282"/>
      </w:ins>
    </w:p>
    <w:p w14:paraId="2FCCFB25" w14:textId="77777777" w:rsidR="00345C94" w:rsidRDefault="00345C94" w:rsidP="00345C94">
      <w:pPr>
        <w:rPr>
          <w:ins w:id="284" w:author="Yash Ganthe" w:date="2016-09-14T01:13:00Z"/>
        </w:rPr>
      </w:pPr>
      <w:ins w:id="285" w:author="Yash Ganthe" w:date="2016-09-14T01:13:00Z">
        <w:r>
          <w:t xml:space="preserve">This project will place Goa among the few places in India that provide public transport options to citizens at their fingertips. Any agency that subscribes to this service should expect increased revenue from passengers as citizens will begin to turn to public transport. The city/state will witness lesser traffic and cleaner air. Reduced fuel consumption will be a positive side effect of this project. </w:t>
        </w:r>
      </w:ins>
    </w:p>
    <w:p w14:paraId="65CB76C2" w14:textId="77777777" w:rsidR="00345C94" w:rsidRPr="00345C94" w:rsidRDefault="00345C94" w:rsidP="00345C94">
      <w:pPr>
        <w:rPr>
          <w:rPrChange w:id="286" w:author="Yash Ganthe" w:date="2016-09-14T01:09:00Z">
            <w:rPr>
              <w:shd w:val="clear" w:color="auto" w:fill="FFFFFF"/>
            </w:rPr>
          </w:rPrChange>
        </w:rPr>
        <w:pPrChange w:id="287" w:author="Yash Ganthe" w:date="2016-09-14T01:09:00Z">
          <w:pPr>
            <w:spacing w:after="0"/>
            <w:jc w:val="both"/>
          </w:pPr>
        </w:pPrChange>
      </w:pPr>
    </w:p>
    <w:p w14:paraId="4997D2C8" w14:textId="77777777" w:rsidR="000578FA" w:rsidRDefault="000578FA" w:rsidP="000578FA">
      <w:pPr>
        <w:spacing w:after="0"/>
        <w:jc w:val="both"/>
        <w:rPr>
          <w:rFonts w:asciiTheme="majorHAnsi" w:hAnsiTheme="majorHAnsi" w:cs="Arial"/>
          <w:color w:val="252525"/>
          <w:sz w:val="32"/>
          <w:szCs w:val="32"/>
          <w:shd w:val="clear" w:color="auto" w:fill="FFFFFF"/>
        </w:rPr>
      </w:pPr>
    </w:p>
    <w:p w14:paraId="607E287B" w14:textId="77777777" w:rsidR="000578FA" w:rsidRDefault="000578FA" w:rsidP="000578FA">
      <w:pPr>
        <w:spacing w:after="0"/>
        <w:jc w:val="center"/>
        <w:rPr>
          <w:rFonts w:asciiTheme="majorHAnsi" w:hAnsiTheme="majorHAnsi" w:cs="Arial"/>
          <w:b/>
          <w:color w:val="252525"/>
          <w:sz w:val="40"/>
          <w:szCs w:val="32"/>
          <w:shd w:val="clear" w:color="auto" w:fill="FFFFFF"/>
        </w:rPr>
      </w:pPr>
      <w:r w:rsidRPr="000578FA">
        <w:rPr>
          <w:rFonts w:asciiTheme="majorHAnsi" w:hAnsiTheme="majorHAnsi" w:cs="Arial"/>
          <w:b/>
          <w:color w:val="252525"/>
          <w:sz w:val="40"/>
          <w:szCs w:val="32"/>
          <w:shd w:val="clear" w:color="auto" w:fill="FFFFFF"/>
        </w:rPr>
        <w:t xml:space="preserve">WE </w:t>
      </w:r>
      <w:r>
        <w:rPr>
          <w:rFonts w:asciiTheme="majorHAnsi" w:hAnsiTheme="majorHAnsi" w:cs="Arial"/>
          <w:b/>
          <w:color w:val="252525"/>
          <w:sz w:val="40"/>
          <w:szCs w:val="32"/>
          <w:shd w:val="clear" w:color="auto" w:fill="FFFFFF"/>
        </w:rPr>
        <w:t>HAVE</w:t>
      </w:r>
      <w:r w:rsidRPr="000578FA">
        <w:rPr>
          <w:rFonts w:asciiTheme="majorHAnsi" w:hAnsiTheme="majorHAnsi" w:cs="Arial"/>
          <w:b/>
          <w:color w:val="252525"/>
          <w:sz w:val="40"/>
          <w:szCs w:val="32"/>
          <w:shd w:val="clear" w:color="auto" w:fill="FFFFFF"/>
        </w:rPr>
        <w:t xml:space="preserve"> A SOLUTION FOR </w:t>
      </w:r>
      <w:proofErr w:type="gramStart"/>
      <w:r w:rsidRPr="000578FA">
        <w:rPr>
          <w:rFonts w:asciiTheme="majorHAnsi" w:hAnsiTheme="majorHAnsi" w:cs="Arial"/>
          <w:b/>
          <w:color w:val="252525"/>
          <w:sz w:val="40"/>
          <w:szCs w:val="32"/>
          <w:shd w:val="clear" w:color="auto" w:fill="FFFFFF"/>
        </w:rPr>
        <w:t>THIS</w:t>
      </w:r>
      <w:r>
        <w:rPr>
          <w:rFonts w:asciiTheme="majorHAnsi" w:hAnsiTheme="majorHAnsi" w:cs="Arial"/>
          <w:b/>
          <w:color w:val="252525"/>
          <w:sz w:val="40"/>
          <w:szCs w:val="32"/>
          <w:shd w:val="clear" w:color="auto" w:fill="FFFFFF"/>
        </w:rPr>
        <w:t xml:space="preserve"> !!</w:t>
      </w:r>
      <w:proofErr w:type="gramEnd"/>
    </w:p>
    <w:p w14:paraId="62E3F11D" w14:textId="77777777" w:rsidR="000578FA" w:rsidRDefault="000578FA" w:rsidP="000578FA">
      <w:pPr>
        <w:spacing w:after="0"/>
        <w:jc w:val="center"/>
        <w:rPr>
          <w:rFonts w:asciiTheme="majorHAnsi" w:hAnsiTheme="majorHAnsi" w:cs="Arial"/>
          <w:b/>
          <w:color w:val="252525"/>
          <w:sz w:val="40"/>
          <w:szCs w:val="32"/>
          <w:shd w:val="clear" w:color="auto" w:fill="FFFFFF"/>
        </w:rPr>
      </w:pPr>
    </w:p>
    <w:p w14:paraId="5DA5DE18" w14:textId="77777777" w:rsidR="000578FA" w:rsidRDefault="000578FA" w:rsidP="000578FA">
      <w:pPr>
        <w:spacing w:after="0"/>
        <w:jc w:val="center"/>
        <w:rPr>
          <w:rFonts w:asciiTheme="majorHAnsi" w:hAnsiTheme="majorHAnsi" w:cs="Arial"/>
          <w:b/>
          <w:color w:val="252525"/>
          <w:sz w:val="40"/>
          <w:szCs w:val="32"/>
          <w:shd w:val="clear" w:color="auto" w:fill="FFFFFF"/>
        </w:rPr>
      </w:pPr>
    </w:p>
    <w:p w14:paraId="3F462286" w14:textId="77777777" w:rsidR="000578FA" w:rsidRDefault="000578FA" w:rsidP="000578FA">
      <w:pPr>
        <w:spacing w:after="0"/>
        <w:jc w:val="center"/>
        <w:rPr>
          <w:rFonts w:asciiTheme="majorHAnsi" w:hAnsiTheme="majorHAnsi" w:cs="Arial"/>
          <w:b/>
          <w:color w:val="252525"/>
          <w:sz w:val="40"/>
          <w:szCs w:val="32"/>
          <w:shd w:val="clear" w:color="auto" w:fill="FFFFFF"/>
        </w:rPr>
      </w:pPr>
    </w:p>
    <w:p w14:paraId="00A7466D" w14:textId="77777777" w:rsidR="004D571F" w:rsidRDefault="004D571F" w:rsidP="000578FA">
      <w:pPr>
        <w:spacing w:after="0"/>
        <w:jc w:val="center"/>
        <w:rPr>
          <w:rFonts w:asciiTheme="majorHAnsi" w:hAnsiTheme="majorHAnsi" w:cs="Arial"/>
          <w:b/>
          <w:color w:val="252525"/>
          <w:sz w:val="40"/>
          <w:szCs w:val="32"/>
          <w:shd w:val="clear" w:color="auto" w:fill="FFFFFF"/>
        </w:rPr>
      </w:pPr>
      <w:proofErr w:type="spellStart"/>
      <w:r>
        <w:rPr>
          <w:rFonts w:asciiTheme="majorHAnsi" w:hAnsiTheme="majorHAnsi" w:cs="Arial"/>
          <w:b/>
          <w:color w:val="252525"/>
          <w:sz w:val="40"/>
          <w:szCs w:val="32"/>
          <w:shd w:val="clear" w:color="auto" w:fill="FFFFFF"/>
        </w:rPr>
        <w:t>NewYug</w:t>
      </w:r>
      <w:proofErr w:type="spellEnd"/>
      <w:r>
        <w:rPr>
          <w:rFonts w:asciiTheme="majorHAnsi" w:hAnsiTheme="majorHAnsi" w:cs="Arial"/>
          <w:b/>
          <w:color w:val="252525"/>
          <w:sz w:val="40"/>
          <w:szCs w:val="32"/>
          <w:shd w:val="clear" w:color="auto" w:fill="FFFFFF"/>
        </w:rPr>
        <w:t xml:space="preserve"> Technologies brings to you Google based Technology solution for this problem by integrating local transit timetables with Google Maps &amp; Google Transit.</w:t>
      </w:r>
    </w:p>
    <w:p w14:paraId="2C456B9C" w14:textId="77777777" w:rsidR="004D571F" w:rsidRDefault="004D571F" w:rsidP="000578FA">
      <w:pPr>
        <w:spacing w:after="0"/>
        <w:jc w:val="center"/>
        <w:rPr>
          <w:rFonts w:asciiTheme="majorHAnsi" w:hAnsiTheme="majorHAnsi" w:cs="Arial"/>
          <w:b/>
          <w:color w:val="252525"/>
          <w:sz w:val="40"/>
          <w:szCs w:val="32"/>
          <w:shd w:val="clear" w:color="auto" w:fill="FFFFFF"/>
        </w:rPr>
      </w:pPr>
    </w:p>
    <w:p w14:paraId="7E3E195C" w14:textId="77777777" w:rsidR="004D571F" w:rsidRDefault="004D571F" w:rsidP="000578FA">
      <w:pPr>
        <w:spacing w:after="0"/>
        <w:jc w:val="center"/>
        <w:rPr>
          <w:rFonts w:asciiTheme="majorHAnsi" w:hAnsiTheme="majorHAnsi" w:cs="Arial"/>
          <w:b/>
          <w:color w:val="252525"/>
          <w:sz w:val="40"/>
          <w:szCs w:val="32"/>
          <w:shd w:val="clear" w:color="auto" w:fill="FFFFFF"/>
        </w:rPr>
      </w:pPr>
      <w:r>
        <w:rPr>
          <w:rFonts w:asciiTheme="majorHAnsi" w:hAnsiTheme="majorHAnsi" w:cs="Arial"/>
          <w:b/>
          <w:noProof/>
          <w:color w:val="252525"/>
          <w:sz w:val="40"/>
          <w:szCs w:val="32"/>
          <w:shd w:val="clear" w:color="auto" w:fill="FFFFFF"/>
          <w:lang w:bidi="mr-IN"/>
        </w:rPr>
        <w:lastRenderedPageBreak/>
        <w:drawing>
          <wp:inline distT="0" distB="0" distL="0" distR="0" wp14:anchorId="6C72025F" wp14:editId="6CD1EAA6">
            <wp:extent cx="5943600" cy="2743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maps-logo.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2F5FD406" w14:textId="77777777" w:rsidR="004D571F" w:rsidRDefault="004D571F" w:rsidP="000578FA">
      <w:pPr>
        <w:spacing w:after="0"/>
        <w:jc w:val="center"/>
        <w:rPr>
          <w:rFonts w:asciiTheme="majorHAnsi" w:hAnsiTheme="majorHAnsi" w:cs="Arial"/>
          <w:b/>
          <w:color w:val="252525"/>
          <w:sz w:val="40"/>
          <w:szCs w:val="32"/>
          <w:shd w:val="clear" w:color="auto" w:fill="FFFFFF"/>
        </w:rPr>
      </w:pPr>
    </w:p>
    <w:p w14:paraId="0A55B423" w14:textId="77777777" w:rsidR="004D571F" w:rsidRDefault="004D571F" w:rsidP="000578FA">
      <w:pPr>
        <w:spacing w:after="0"/>
        <w:jc w:val="center"/>
        <w:rPr>
          <w:rFonts w:asciiTheme="majorHAnsi" w:hAnsiTheme="majorHAnsi" w:cs="Arial"/>
          <w:b/>
          <w:color w:val="252525"/>
          <w:sz w:val="40"/>
          <w:szCs w:val="32"/>
          <w:shd w:val="clear" w:color="auto" w:fill="FFFFFF"/>
        </w:rPr>
      </w:pPr>
    </w:p>
    <w:p w14:paraId="14EC60E9" w14:textId="77777777" w:rsidR="004D571F" w:rsidRDefault="004D571F" w:rsidP="000578FA">
      <w:pPr>
        <w:spacing w:after="0"/>
        <w:jc w:val="center"/>
        <w:rPr>
          <w:rFonts w:asciiTheme="majorHAnsi" w:hAnsiTheme="majorHAnsi" w:cs="Arial"/>
          <w:b/>
          <w:color w:val="252525"/>
          <w:sz w:val="40"/>
          <w:szCs w:val="32"/>
          <w:shd w:val="clear" w:color="auto" w:fill="FFFFFF"/>
        </w:rPr>
      </w:pPr>
    </w:p>
    <w:p w14:paraId="4B4E74FB" w14:textId="77777777" w:rsidR="000578FA" w:rsidRDefault="004D571F" w:rsidP="000578FA">
      <w:pPr>
        <w:spacing w:after="0"/>
        <w:jc w:val="center"/>
        <w:rPr>
          <w:rFonts w:asciiTheme="majorHAnsi" w:hAnsiTheme="majorHAnsi"/>
          <w:b/>
          <w:color w:val="2E74B5" w:themeColor="accent1" w:themeShade="BF"/>
          <w:sz w:val="40"/>
          <w:szCs w:val="32"/>
        </w:rPr>
      </w:pPr>
      <w:moveFromRangeStart w:id="288" w:author="Yash Ganthe" w:date="2016-09-14T00:47:00Z" w:name="move461577280"/>
      <w:moveFrom w:id="289" w:author="Yash Ganthe" w:date="2016-09-14T00:47:00Z">
        <w:r w:rsidDel="006A3172">
          <w:rPr>
            <w:rFonts w:asciiTheme="majorHAnsi" w:hAnsiTheme="majorHAnsi"/>
            <w:b/>
            <w:noProof/>
            <w:color w:val="2E74B5" w:themeColor="accent1" w:themeShade="BF"/>
            <w:sz w:val="40"/>
            <w:szCs w:val="32"/>
            <w:lang w:bidi="mr-IN"/>
          </w:rPr>
          <w:drawing>
            <wp:inline distT="0" distB="0" distL="0" distR="0" wp14:anchorId="4C23D120" wp14:editId="151A84FB">
              <wp:extent cx="5943600" cy="2558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Transi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moveFrom>
      <w:moveFromRangeEnd w:id="288"/>
    </w:p>
    <w:p w14:paraId="1BEA8CB7" w14:textId="77777777" w:rsidR="004D571F" w:rsidRDefault="004D571F" w:rsidP="000578FA">
      <w:pPr>
        <w:spacing w:after="0"/>
        <w:jc w:val="center"/>
        <w:rPr>
          <w:rFonts w:asciiTheme="majorHAnsi" w:hAnsiTheme="majorHAnsi"/>
          <w:b/>
          <w:color w:val="2E74B5" w:themeColor="accent1" w:themeShade="BF"/>
          <w:sz w:val="40"/>
          <w:szCs w:val="32"/>
        </w:rPr>
      </w:pPr>
    </w:p>
    <w:p w14:paraId="1024FF8E" w14:textId="77777777" w:rsidR="004D571F" w:rsidRDefault="00CE2D93" w:rsidP="004D571F">
      <w:pPr>
        <w:spacing w:after="0"/>
        <w:jc w:val="center"/>
        <w:rPr>
          <w:rFonts w:asciiTheme="majorHAnsi" w:hAnsiTheme="majorHAnsi"/>
          <w:sz w:val="32"/>
          <w:szCs w:val="32"/>
        </w:rPr>
      </w:pPr>
      <w:r>
        <w:rPr>
          <w:rFonts w:asciiTheme="majorHAnsi" w:hAnsiTheme="majorHAnsi"/>
          <w:noProof/>
          <w:sz w:val="32"/>
          <w:szCs w:val="32"/>
          <w:lang w:bidi="mr-IN"/>
        </w:rPr>
        <w:drawing>
          <wp:anchor distT="0" distB="0" distL="114300" distR="114300" simplePos="0" relativeHeight="251659264" behindDoc="1" locked="0" layoutInCell="1" allowOverlap="1" wp14:anchorId="356C482F" wp14:editId="1619F2FE">
            <wp:simplePos x="0" y="0"/>
            <wp:positionH relativeFrom="column">
              <wp:posOffset>219075</wp:posOffset>
            </wp:positionH>
            <wp:positionV relativeFrom="paragraph">
              <wp:posOffset>752475</wp:posOffset>
            </wp:positionV>
            <wp:extent cx="5323205" cy="4074300"/>
            <wp:effectExtent l="152400" t="152400" r="353695" b="3644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28">
                      <a:extLst>
                        <a:ext uri="{28A0092B-C50C-407E-A947-70E740481C1C}">
                          <a14:useLocalDpi xmlns:a14="http://schemas.microsoft.com/office/drawing/2010/main" val="0"/>
                        </a:ext>
                      </a:extLst>
                    </a:blip>
                    <a:stretch>
                      <a:fillRect/>
                    </a:stretch>
                  </pic:blipFill>
                  <pic:spPr>
                    <a:xfrm>
                      <a:off x="0" y="0"/>
                      <a:ext cx="5338100" cy="4085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D571F" w:rsidRPr="004D571F">
        <w:rPr>
          <w:rFonts w:asciiTheme="majorHAnsi" w:hAnsiTheme="majorHAnsi"/>
          <w:sz w:val="32"/>
          <w:szCs w:val="32"/>
        </w:rPr>
        <w:t xml:space="preserve">As a pilot project we have hosted two agencies based in Goa on Google Maps namely </w:t>
      </w:r>
      <w:proofErr w:type="spellStart"/>
      <w:r w:rsidR="004D571F" w:rsidRPr="004D571F">
        <w:rPr>
          <w:rFonts w:asciiTheme="majorHAnsi" w:hAnsiTheme="majorHAnsi"/>
          <w:sz w:val="32"/>
          <w:szCs w:val="32"/>
        </w:rPr>
        <w:t>Kadamba</w:t>
      </w:r>
      <w:proofErr w:type="spellEnd"/>
      <w:r w:rsidR="004D571F" w:rsidRPr="004D571F">
        <w:rPr>
          <w:rFonts w:asciiTheme="majorHAnsi" w:hAnsiTheme="majorHAnsi"/>
          <w:sz w:val="32"/>
          <w:szCs w:val="32"/>
        </w:rPr>
        <w:t xml:space="preserve"> Transport Corporation Ltd. &amp; Ferryboat Service run by River Navigation Department</w:t>
      </w:r>
    </w:p>
    <w:p w14:paraId="766CB177" w14:textId="77777777" w:rsidR="004D571F" w:rsidRDefault="004D571F" w:rsidP="004D571F">
      <w:pPr>
        <w:spacing w:after="0"/>
        <w:jc w:val="center"/>
        <w:rPr>
          <w:rFonts w:asciiTheme="majorHAnsi" w:hAnsiTheme="majorHAnsi"/>
          <w:sz w:val="32"/>
          <w:szCs w:val="32"/>
        </w:rPr>
      </w:pPr>
    </w:p>
    <w:p w14:paraId="42E11BFD" w14:textId="77777777" w:rsidR="004D571F" w:rsidRPr="004D571F" w:rsidRDefault="00CE2D93" w:rsidP="004D571F">
      <w:pPr>
        <w:spacing w:after="0"/>
        <w:jc w:val="center"/>
        <w:rPr>
          <w:rFonts w:asciiTheme="majorHAnsi" w:hAnsiTheme="majorHAnsi"/>
          <w:sz w:val="32"/>
          <w:szCs w:val="32"/>
        </w:rPr>
      </w:pPr>
      <w:r>
        <w:rPr>
          <w:rFonts w:asciiTheme="majorHAnsi" w:hAnsiTheme="majorHAnsi"/>
          <w:noProof/>
          <w:sz w:val="32"/>
          <w:szCs w:val="32"/>
          <w:lang w:bidi="mr-IN"/>
        </w:rPr>
        <w:drawing>
          <wp:anchor distT="0" distB="0" distL="114300" distR="114300" simplePos="0" relativeHeight="251661312" behindDoc="1" locked="0" layoutInCell="1" allowOverlap="1" wp14:anchorId="7C8BAB6C" wp14:editId="153C546F">
            <wp:simplePos x="0" y="0"/>
            <wp:positionH relativeFrom="margin">
              <wp:posOffset>3114675</wp:posOffset>
            </wp:positionH>
            <wp:positionV relativeFrom="paragraph">
              <wp:posOffset>4025265</wp:posOffset>
            </wp:positionV>
            <wp:extent cx="2343150" cy="3668042"/>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2.JPG"/>
                    <pic:cNvPicPr/>
                  </pic:nvPicPr>
                  <pic:blipFill>
                    <a:blip r:embed="rId29">
                      <a:extLst>
                        <a:ext uri="{28A0092B-C50C-407E-A947-70E740481C1C}">
                          <a14:useLocalDpi xmlns:a14="http://schemas.microsoft.com/office/drawing/2010/main" val="0"/>
                        </a:ext>
                      </a:extLst>
                    </a:blip>
                    <a:stretch>
                      <a:fillRect/>
                    </a:stretch>
                  </pic:blipFill>
                  <pic:spPr>
                    <a:xfrm>
                      <a:off x="0" y="0"/>
                      <a:ext cx="2345419" cy="3671593"/>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noProof/>
          <w:sz w:val="32"/>
          <w:szCs w:val="32"/>
          <w:lang w:bidi="mr-IN"/>
        </w:rPr>
        <w:drawing>
          <wp:anchor distT="0" distB="0" distL="114300" distR="114300" simplePos="0" relativeHeight="251660288" behindDoc="1" locked="0" layoutInCell="1" allowOverlap="1" wp14:anchorId="467FE617" wp14:editId="33AAC9F0">
            <wp:simplePos x="0" y="0"/>
            <wp:positionH relativeFrom="column">
              <wp:posOffset>352425</wp:posOffset>
            </wp:positionH>
            <wp:positionV relativeFrom="paragraph">
              <wp:posOffset>3983355</wp:posOffset>
            </wp:positionV>
            <wp:extent cx="2552700" cy="368309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JPG"/>
                    <pic:cNvPicPr/>
                  </pic:nvPicPr>
                  <pic:blipFill>
                    <a:blip r:embed="rId30">
                      <a:extLst>
                        <a:ext uri="{28A0092B-C50C-407E-A947-70E740481C1C}">
                          <a14:useLocalDpi xmlns:a14="http://schemas.microsoft.com/office/drawing/2010/main" val="0"/>
                        </a:ext>
                      </a:extLst>
                    </a:blip>
                    <a:stretch>
                      <a:fillRect/>
                    </a:stretch>
                  </pic:blipFill>
                  <pic:spPr>
                    <a:xfrm>
                      <a:off x="0" y="0"/>
                      <a:ext cx="2552700" cy="3683092"/>
                    </a:xfrm>
                    <a:prstGeom prst="rect">
                      <a:avLst/>
                    </a:prstGeom>
                  </pic:spPr>
                </pic:pic>
              </a:graphicData>
            </a:graphic>
            <wp14:sizeRelH relativeFrom="margin">
              <wp14:pctWidth>0</wp14:pctWidth>
            </wp14:sizeRelH>
            <wp14:sizeRelV relativeFrom="margin">
              <wp14:pctHeight>0</wp14:pctHeight>
            </wp14:sizeRelV>
          </wp:anchor>
        </w:drawing>
      </w:r>
    </w:p>
    <w:sectPr w:rsidR="004D571F" w:rsidRPr="004D571F" w:rsidSect="000B2C06">
      <w:headerReference w:type="default" r:id="rId31"/>
      <w:pgSz w:w="12240" w:h="15840"/>
      <w:pgMar w:top="1440" w:right="1440" w:bottom="1440" w:left="1440" w:header="90" w:footer="720" w:gutter="0"/>
      <w:pgNumType w:start="0"/>
      <w:cols w:space="720"/>
      <w:titlePg/>
      <w:docGrid w:linePitch="360"/>
      <w:sectPrChange w:id="292" w:author="Yash Ganthe" w:date="2016-09-14T02:29:00Z">
        <w:sectPr w:rsidR="004D571F" w:rsidRPr="004D571F" w:rsidSect="000B2C06">
          <w:pgMar w:top="1440" w:right="1440" w:bottom="1440" w:left="144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9" w:author="Yash Ganthe" w:date="2016-09-14T01:00:00Z" w:initials="YG">
    <w:p w14:paraId="2B1507A3" w14:textId="77777777" w:rsidR="000E751F" w:rsidRDefault="000E751F">
      <w:pPr>
        <w:pStyle w:val="CommentText"/>
      </w:pPr>
      <w:r>
        <w:rPr>
          <w:rStyle w:val="CommentReference"/>
        </w:rPr>
        <w:annotationRef/>
      </w:r>
      <w:r>
        <w:t>Put a better image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1507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4847F3" w14:textId="77777777" w:rsidR="00515AB8" w:rsidRDefault="00515AB8" w:rsidP="000B2C06">
      <w:pPr>
        <w:spacing w:after="0" w:line="240" w:lineRule="auto"/>
      </w:pPr>
      <w:r>
        <w:separator/>
      </w:r>
    </w:p>
  </w:endnote>
  <w:endnote w:type="continuationSeparator" w:id="0">
    <w:p w14:paraId="74E409FA" w14:textId="77777777" w:rsidR="00515AB8" w:rsidRDefault="00515AB8" w:rsidP="000B2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173B7E" w14:textId="77777777" w:rsidR="00515AB8" w:rsidRDefault="00515AB8" w:rsidP="000B2C06">
      <w:pPr>
        <w:spacing w:after="0" w:line="240" w:lineRule="auto"/>
      </w:pPr>
      <w:r>
        <w:separator/>
      </w:r>
    </w:p>
  </w:footnote>
  <w:footnote w:type="continuationSeparator" w:id="0">
    <w:p w14:paraId="3CDE7865" w14:textId="77777777" w:rsidR="00515AB8" w:rsidRDefault="00515AB8" w:rsidP="000B2C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EDE4A" w14:textId="77777777" w:rsidR="000B2C06" w:rsidRDefault="000B2C06">
    <w:pPr>
      <w:pStyle w:val="Header"/>
    </w:pPr>
    <w:moveToRangeStart w:id="290" w:author="Yash Ganthe" w:date="2016-09-14T02:27:00Z" w:name="move461583375"/>
    <w:moveTo w:id="291" w:author="Yash Ganthe" w:date="2016-09-14T02:27:00Z">
      <w:r>
        <w:rPr>
          <w:noProof/>
          <w:lang w:bidi="mr-IN"/>
        </w:rPr>
        <w:drawing>
          <wp:inline distT="0" distB="0" distL="0" distR="0" wp14:anchorId="61E327EF" wp14:editId="627FE4A6">
            <wp:extent cx="2314575" cy="1085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203139_1769711053286156_5770980899029431375_n.png"/>
                    <pic:cNvPicPr/>
                  </pic:nvPicPr>
                  <pic:blipFill rotWithShape="1">
                    <a:blip r:embed="rId1">
                      <a:extLst>
                        <a:ext uri="{28A0092B-C50C-407E-A947-70E740481C1C}">
                          <a14:useLocalDpi xmlns:a14="http://schemas.microsoft.com/office/drawing/2010/main" val="0"/>
                        </a:ext>
                      </a:extLst>
                    </a:blip>
                    <a:srcRect b="14322"/>
                    <a:stretch/>
                  </pic:blipFill>
                  <pic:spPr bwMode="auto">
                    <a:xfrm>
                      <a:off x="0" y="0"/>
                      <a:ext cx="2314861" cy="1085984"/>
                    </a:xfrm>
                    <a:prstGeom prst="rect">
                      <a:avLst/>
                    </a:prstGeom>
                    <a:ln>
                      <a:noFill/>
                    </a:ln>
                    <a:extLst>
                      <a:ext uri="{53640926-AAD7-44D8-BBD7-CCE9431645EC}">
                        <a14:shadowObscured xmlns:a14="http://schemas.microsoft.com/office/drawing/2010/main"/>
                      </a:ext>
                    </a:extLst>
                  </pic:spPr>
                </pic:pic>
              </a:graphicData>
            </a:graphic>
          </wp:inline>
        </w:drawing>
      </w:r>
    </w:moveTo>
    <w:moveToRangeEnd w:id="29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33872A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6E57531C"/>
    <w:multiLevelType w:val="hybridMultilevel"/>
    <w:tmpl w:val="2812A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sh Ganthe">
    <w15:presenceInfo w15:providerId="AD" w15:userId="S-1-5-21-2000478354-299502267-725345543-29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344"/>
    <w:rsid w:val="000578FA"/>
    <w:rsid w:val="000B2C06"/>
    <w:rsid w:val="000C0D02"/>
    <w:rsid w:val="000E751F"/>
    <w:rsid w:val="001F0F29"/>
    <w:rsid w:val="00322D60"/>
    <w:rsid w:val="00345C94"/>
    <w:rsid w:val="004B6774"/>
    <w:rsid w:val="004D571F"/>
    <w:rsid w:val="00502E0A"/>
    <w:rsid w:val="00515AB8"/>
    <w:rsid w:val="006A3172"/>
    <w:rsid w:val="00955B9F"/>
    <w:rsid w:val="00CE2D93"/>
    <w:rsid w:val="00D118B1"/>
    <w:rsid w:val="00E61D61"/>
    <w:rsid w:val="00F4334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F1841"/>
  <w15:chartTrackingRefBased/>
  <w15:docId w15:val="{2AACC969-DE82-4DB9-B7A4-8356B520E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55B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5B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B6774"/>
  </w:style>
  <w:style w:type="character" w:styleId="Hyperlink">
    <w:name w:val="Hyperlink"/>
    <w:basedOn w:val="DefaultParagraphFont"/>
    <w:uiPriority w:val="99"/>
    <w:unhideWhenUsed/>
    <w:rsid w:val="004B6774"/>
    <w:rPr>
      <w:color w:val="0000FF"/>
      <w:u w:val="single"/>
    </w:rPr>
  </w:style>
  <w:style w:type="character" w:customStyle="1" w:styleId="Heading1Char">
    <w:name w:val="Heading 1 Char"/>
    <w:basedOn w:val="DefaultParagraphFont"/>
    <w:link w:val="Heading1"/>
    <w:uiPriority w:val="9"/>
    <w:rsid w:val="00955B9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55B9F"/>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6A3172"/>
    <w:pPr>
      <w:spacing w:after="0" w:line="240" w:lineRule="auto"/>
    </w:pPr>
    <w:rPr>
      <w:rFonts w:eastAsiaTheme="minorEastAsia"/>
    </w:rPr>
  </w:style>
  <w:style w:type="character" w:customStyle="1" w:styleId="NoSpacingChar">
    <w:name w:val="No Spacing Char"/>
    <w:basedOn w:val="DefaultParagraphFont"/>
    <w:link w:val="NoSpacing"/>
    <w:uiPriority w:val="1"/>
    <w:rsid w:val="006A3172"/>
    <w:rPr>
      <w:rFonts w:eastAsiaTheme="minorEastAsia"/>
    </w:rPr>
  </w:style>
  <w:style w:type="paragraph" w:styleId="TOCHeading">
    <w:name w:val="TOC Heading"/>
    <w:basedOn w:val="Heading1"/>
    <w:next w:val="Normal"/>
    <w:uiPriority w:val="39"/>
    <w:unhideWhenUsed/>
    <w:qFormat/>
    <w:rsid w:val="006A3172"/>
    <w:pPr>
      <w:outlineLvl w:val="9"/>
    </w:pPr>
  </w:style>
  <w:style w:type="paragraph" w:styleId="TOC1">
    <w:name w:val="toc 1"/>
    <w:basedOn w:val="Normal"/>
    <w:next w:val="Normal"/>
    <w:autoRedefine/>
    <w:uiPriority w:val="39"/>
    <w:unhideWhenUsed/>
    <w:rsid w:val="006A3172"/>
    <w:pPr>
      <w:spacing w:after="100"/>
    </w:pPr>
  </w:style>
  <w:style w:type="paragraph" w:styleId="TOC2">
    <w:name w:val="toc 2"/>
    <w:basedOn w:val="Normal"/>
    <w:next w:val="Normal"/>
    <w:autoRedefine/>
    <w:uiPriority w:val="39"/>
    <w:unhideWhenUsed/>
    <w:rsid w:val="006A3172"/>
    <w:pPr>
      <w:spacing w:after="100"/>
      <w:ind w:left="220"/>
    </w:pPr>
  </w:style>
  <w:style w:type="paragraph" w:styleId="ListParagraph">
    <w:name w:val="List Paragraph"/>
    <w:basedOn w:val="Normal"/>
    <w:uiPriority w:val="34"/>
    <w:qFormat/>
    <w:rsid w:val="006A3172"/>
    <w:pPr>
      <w:spacing w:after="200" w:line="276" w:lineRule="auto"/>
      <w:ind w:left="720"/>
      <w:contextualSpacing/>
    </w:pPr>
    <w:rPr>
      <w:rFonts w:eastAsiaTheme="minorEastAsia"/>
    </w:rPr>
  </w:style>
  <w:style w:type="paragraph" w:styleId="NormalWeb">
    <w:name w:val="Normal (Web)"/>
    <w:basedOn w:val="Normal"/>
    <w:uiPriority w:val="99"/>
    <w:rsid w:val="006A3172"/>
    <w:pPr>
      <w:spacing w:after="200" w:line="240" w:lineRule="auto"/>
    </w:pPr>
    <w:rPr>
      <w:rFonts w:eastAsiaTheme="minorEastAsia"/>
      <w:szCs w:val="20"/>
    </w:rPr>
  </w:style>
  <w:style w:type="character" w:styleId="CommentReference">
    <w:name w:val="annotation reference"/>
    <w:basedOn w:val="DefaultParagraphFont"/>
    <w:uiPriority w:val="99"/>
    <w:semiHidden/>
    <w:unhideWhenUsed/>
    <w:rsid w:val="000E751F"/>
    <w:rPr>
      <w:sz w:val="16"/>
      <w:szCs w:val="16"/>
    </w:rPr>
  </w:style>
  <w:style w:type="paragraph" w:styleId="CommentText">
    <w:name w:val="annotation text"/>
    <w:basedOn w:val="Normal"/>
    <w:link w:val="CommentTextChar"/>
    <w:uiPriority w:val="99"/>
    <w:semiHidden/>
    <w:unhideWhenUsed/>
    <w:rsid w:val="000E751F"/>
    <w:pPr>
      <w:spacing w:line="240" w:lineRule="auto"/>
    </w:pPr>
    <w:rPr>
      <w:sz w:val="20"/>
      <w:szCs w:val="20"/>
    </w:rPr>
  </w:style>
  <w:style w:type="character" w:customStyle="1" w:styleId="CommentTextChar">
    <w:name w:val="Comment Text Char"/>
    <w:basedOn w:val="DefaultParagraphFont"/>
    <w:link w:val="CommentText"/>
    <w:uiPriority w:val="99"/>
    <w:semiHidden/>
    <w:rsid w:val="000E751F"/>
    <w:rPr>
      <w:sz w:val="20"/>
      <w:szCs w:val="20"/>
    </w:rPr>
  </w:style>
  <w:style w:type="paragraph" w:styleId="CommentSubject">
    <w:name w:val="annotation subject"/>
    <w:basedOn w:val="CommentText"/>
    <w:next w:val="CommentText"/>
    <w:link w:val="CommentSubjectChar"/>
    <w:uiPriority w:val="99"/>
    <w:semiHidden/>
    <w:unhideWhenUsed/>
    <w:rsid w:val="000E751F"/>
    <w:rPr>
      <w:b/>
      <w:bCs/>
    </w:rPr>
  </w:style>
  <w:style w:type="character" w:customStyle="1" w:styleId="CommentSubjectChar">
    <w:name w:val="Comment Subject Char"/>
    <w:basedOn w:val="CommentTextChar"/>
    <w:link w:val="CommentSubject"/>
    <w:uiPriority w:val="99"/>
    <w:semiHidden/>
    <w:rsid w:val="000E751F"/>
    <w:rPr>
      <w:b/>
      <w:bCs/>
      <w:sz w:val="20"/>
      <w:szCs w:val="20"/>
    </w:rPr>
  </w:style>
  <w:style w:type="paragraph" w:styleId="BalloonText">
    <w:name w:val="Balloon Text"/>
    <w:basedOn w:val="Normal"/>
    <w:link w:val="BalloonTextChar"/>
    <w:uiPriority w:val="99"/>
    <w:semiHidden/>
    <w:unhideWhenUsed/>
    <w:rsid w:val="000E75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751F"/>
    <w:rPr>
      <w:rFonts w:ascii="Segoe UI" w:hAnsi="Segoe UI" w:cs="Segoe UI"/>
      <w:sz w:val="18"/>
      <w:szCs w:val="18"/>
    </w:rPr>
  </w:style>
  <w:style w:type="paragraph" w:styleId="ListBullet">
    <w:name w:val="List Bullet"/>
    <w:basedOn w:val="Normal"/>
    <w:uiPriority w:val="99"/>
    <w:unhideWhenUsed/>
    <w:rsid w:val="00345C94"/>
    <w:pPr>
      <w:numPr>
        <w:numId w:val="2"/>
      </w:numPr>
      <w:contextualSpacing/>
    </w:pPr>
  </w:style>
  <w:style w:type="paragraph" w:styleId="Header">
    <w:name w:val="header"/>
    <w:basedOn w:val="Normal"/>
    <w:link w:val="HeaderChar"/>
    <w:uiPriority w:val="99"/>
    <w:unhideWhenUsed/>
    <w:rsid w:val="000B2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C06"/>
  </w:style>
  <w:style w:type="paragraph" w:styleId="Footer">
    <w:name w:val="footer"/>
    <w:basedOn w:val="Normal"/>
    <w:link w:val="FooterChar"/>
    <w:uiPriority w:val="99"/>
    <w:unhideWhenUsed/>
    <w:rsid w:val="000B2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C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commentsExtended" Target="commentsExtended.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omments" Target="comments.xml"/><Relationship Id="rId28" Type="http://schemas.openxmlformats.org/officeDocument/2006/relationships/image" Target="media/image19.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jpg"/><Relationship Id="rId30" Type="http://schemas.openxmlformats.org/officeDocument/2006/relationships/image" Target="media/image21.JP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07773-5F76-4AF2-AAAE-628BAC8C1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10</Pages>
  <Words>1099</Words>
  <Characters>6265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Goa on Google</dc:title>
  <dc:subject>Bringing information to fingertips</dc:subject>
  <dc:creator>Anjali</dc:creator>
  <cp:keywords/>
  <dc:description/>
  <cp:lastModifiedBy>Yash Ganthe</cp:lastModifiedBy>
  <cp:revision>3</cp:revision>
  <dcterms:created xsi:type="dcterms:W3CDTF">2016-09-13T07:32:00Z</dcterms:created>
  <dcterms:modified xsi:type="dcterms:W3CDTF">2016-09-13T21:24:00Z</dcterms:modified>
</cp:coreProperties>
</file>