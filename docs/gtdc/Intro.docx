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C931F0" w14:textId="2653B071" w:rsidR="006A3172" w:rsidRDefault="00B474A5">
      <w:pPr>
        <w:rPr>
          <w:ins w:id="0" w:author="Yash Ganthe" w:date="2016-09-14T00:46:00Z"/>
        </w:rPr>
      </w:pPr>
      <w:ins w:id="1" w:author="Yash Ganthe" w:date="2016-09-15T05:48:00Z">
        <w:r w:rsidRPr="00685D92">
          <w:rPr>
            <w:rFonts w:cstheme="minorHAnsi"/>
            <w:b/>
            <w:noProof/>
            <w:color w:val="ED7D31" w:themeColor="accent2"/>
            <w:sz w:val="80"/>
            <w:szCs w:val="80"/>
            <w:lang w:bidi="mr-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Change w:id="2" w:author="Anjali" w:date="2016-09-14T22:43:00Z">
              <w:rPr>
                <w:rFonts w:ascii="Baskerville Old Face" w:hAnsi="Baskerville Old Face"/>
                <w:b/>
                <w:noProof/>
                <w:color w:val="4472C4" w:themeColor="accent5"/>
                <w:sz w:val="80"/>
                <w:szCs w:val="80"/>
                <w:lang w:bidi="mr-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rPrChange>
          </w:rPr>
          <w:drawing>
            <wp:anchor distT="0" distB="0" distL="114300" distR="114300" simplePos="0" relativeHeight="251672576" behindDoc="1" locked="0" layoutInCell="1" allowOverlap="1" wp14:anchorId="1F6563D7" wp14:editId="75C2E6E3">
              <wp:simplePos x="0" y="0"/>
              <wp:positionH relativeFrom="margin">
                <wp:posOffset>2005330</wp:posOffset>
              </wp:positionH>
              <wp:positionV relativeFrom="paragraph">
                <wp:posOffset>160020</wp:posOffset>
              </wp:positionV>
              <wp:extent cx="1932940" cy="160782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a-logo.jpg"/>
                      <pic:cNvPicPr/>
                    </pic:nvPicPr>
                    <pic:blipFill>
                      <a:blip r:embed="rId9">
                        <a:extLst>
                          <a:ext uri="{28A0092B-C50C-407E-A947-70E740481C1C}">
                            <a14:useLocalDpi xmlns:a14="http://schemas.microsoft.com/office/drawing/2010/main" val="0"/>
                          </a:ext>
                        </a:extLst>
                      </a:blip>
                      <a:stretch>
                        <a:fillRect/>
                      </a:stretch>
                    </pic:blipFill>
                    <pic:spPr>
                      <a:xfrm>
                        <a:off x="0" y="0"/>
                        <a:ext cx="1932940" cy="1607820"/>
                      </a:xfrm>
                      <a:prstGeom prst="rect">
                        <a:avLst/>
                      </a:prstGeom>
                    </pic:spPr>
                  </pic:pic>
                </a:graphicData>
              </a:graphic>
              <wp14:sizeRelH relativeFrom="margin">
                <wp14:pctWidth>0</wp14:pctWidth>
              </wp14:sizeRelH>
              <wp14:sizeRelV relativeFrom="margin">
                <wp14:pctHeight>0</wp14:pctHeight>
              </wp14:sizeRelV>
            </wp:anchor>
          </w:drawing>
        </w:r>
      </w:ins>
    </w:p>
    <w:p w14:paraId="23C0E581" w14:textId="12715BA3" w:rsidR="00F5449B" w:rsidRDefault="00F5449B">
      <w:pPr>
        <w:rPr>
          <w:ins w:id="3" w:author="Yash Ganthe" w:date="2016-09-15T05:49:00Z"/>
          <w:rFonts w:asciiTheme="majorHAnsi" w:hAnsiTheme="majorHAnsi"/>
          <w:b/>
          <w:noProof/>
          <w:color w:val="2E74B5" w:themeColor="accent1" w:themeShade="BF"/>
          <w:sz w:val="40"/>
          <w:szCs w:val="32"/>
          <w:lang w:bidi="mr-IN"/>
        </w:rPr>
      </w:pPr>
    </w:p>
    <w:p w14:paraId="0DF00A97" w14:textId="77777777" w:rsidR="00F5449B" w:rsidRDefault="00F5449B">
      <w:pPr>
        <w:rPr>
          <w:ins w:id="4" w:author="Yash Ganthe" w:date="2016-09-15T05:49:00Z"/>
          <w:rFonts w:asciiTheme="majorHAnsi" w:hAnsiTheme="majorHAnsi"/>
          <w:b/>
          <w:noProof/>
          <w:color w:val="2E74B5" w:themeColor="accent1" w:themeShade="BF"/>
          <w:sz w:val="40"/>
          <w:szCs w:val="32"/>
          <w:lang w:bidi="mr-IN"/>
        </w:rPr>
      </w:pPr>
    </w:p>
    <w:p w14:paraId="4CD3005F" w14:textId="7BE7DBB7" w:rsidR="00F5449B" w:rsidRDefault="00F5449B">
      <w:pPr>
        <w:rPr>
          <w:ins w:id="5" w:author="Yash Ganthe" w:date="2016-09-15T06:21:00Z"/>
          <w:rFonts w:asciiTheme="majorHAnsi" w:hAnsiTheme="majorHAnsi"/>
          <w:b/>
          <w:noProof/>
          <w:color w:val="2E74B5" w:themeColor="accent1" w:themeShade="BF"/>
          <w:sz w:val="40"/>
          <w:szCs w:val="32"/>
          <w:lang w:bidi="mr-IN"/>
        </w:rPr>
      </w:pPr>
    </w:p>
    <w:p w14:paraId="728D5D6A" w14:textId="20BCCE83" w:rsidR="00B474A5" w:rsidRDefault="00B474A5">
      <w:pPr>
        <w:jc w:val="center"/>
        <w:rPr>
          <w:ins w:id="6" w:author="Yash Ganthe" w:date="2016-09-15T05:49:00Z"/>
          <w:rFonts w:asciiTheme="majorHAnsi" w:hAnsiTheme="majorHAnsi"/>
          <w:b/>
          <w:noProof/>
          <w:color w:val="2E74B5" w:themeColor="accent1" w:themeShade="BF"/>
          <w:sz w:val="40"/>
          <w:szCs w:val="32"/>
          <w:lang w:bidi="mr-IN"/>
        </w:rPr>
        <w:pPrChange w:id="7" w:author="Yash Ganthe" w:date="2016-09-15T06:22:00Z">
          <w:pPr/>
        </w:pPrChange>
      </w:pPr>
      <w:ins w:id="8" w:author="Yash Ganthe" w:date="2016-09-15T06:21:00Z">
        <w:r>
          <w:rPr>
            <w:rFonts w:asciiTheme="majorHAnsi" w:hAnsiTheme="majorHAnsi"/>
            <w:b/>
            <w:noProof/>
            <w:color w:val="2E74B5" w:themeColor="accent1" w:themeShade="BF"/>
            <w:sz w:val="40"/>
            <w:szCs w:val="32"/>
            <w:lang w:bidi="mr-IN"/>
          </w:rPr>
          <w:t>ON</w:t>
        </w:r>
      </w:ins>
    </w:p>
    <w:p w14:paraId="55C21B38" w14:textId="73A4A0AF" w:rsidR="00F5449B" w:rsidRDefault="001A587A">
      <w:pPr>
        <w:rPr>
          <w:ins w:id="9" w:author="Yash Ganthe" w:date="2016-09-15T05:49:00Z"/>
          <w:rFonts w:asciiTheme="majorHAnsi" w:hAnsiTheme="majorHAnsi"/>
          <w:b/>
          <w:noProof/>
          <w:color w:val="2E74B5" w:themeColor="accent1" w:themeShade="BF"/>
          <w:sz w:val="40"/>
          <w:szCs w:val="32"/>
          <w:lang w:bidi="mr-IN"/>
        </w:rPr>
      </w:pPr>
      <w:ins w:id="10" w:author="Yash Ganthe" w:date="2016-09-14T00:46:00Z">
        <w:r>
          <w:rPr>
            <w:noProof/>
            <w:lang w:bidi="mr-IN"/>
          </w:rPr>
          <mc:AlternateContent>
            <mc:Choice Requires="wps">
              <w:drawing>
                <wp:anchor distT="0" distB="0" distL="114300" distR="114300" simplePos="0" relativeHeight="251664384" behindDoc="0" locked="0" layoutInCell="1" allowOverlap="1" wp14:anchorId="743AD1AC" wp14:editId="709C5D94">
                  <wp:simplePos x="0" y="0"/>
                  <wp:positionH relativeFrom="page">
                    <wp:posOffset>228600</wp:posOffset>
                  </wp:positionH>
                  <wp:positionV relativeFrom="page">
                    <wp:posOffset>8048626</wp:posOffset>
                  </wp:positionV>
                  <wp:extent cx="7315200" cy="139065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390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customXmlDelRangeStart w:id="11" w:author="Anjali" w:date="2016-09-14T22:39:00Z"/>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customXmlDelRangeEnd w:id="11"/>
                                <w:p w14:paraId="18047525" w14:textId="60AA280F" w:rsidR="006A3172" w:rsidDel="00685D92" w:rsidRDefault="006A3172">
                                  <w:pPr>
                                    <w:pStyle w:val="NoSpacing"/>
                                    <w:jc w:val="right"/>
                                    <w:rPr>
                                      <w:del w:id="12" w:author="Anjali" w:date="2016-09-14T22:39:00Z"/>
                                      <w:color w:val="595959" w:themeColor="text1" w:themeTint="A6"/>
                                      <w:sz w:val="28"/>
                                      <w:szCs w:val="28"/>
                                    </w:rPr>
                                  </w:pPr>
                                  <w:ins w:id="13" w:author="Yash Ganthe" w:date="2016-09-14T00:46:00Z">
                                    <w:del w:id="14" w:author="Anjali" w:date="2016-09-14T22:39:00Z">
                                      <w:r w:rsidDel="00685D92">
                                        <w:rPr>
                                          <w:color w:val="595959" w:themeColor="text1" w:themeTint="A6"/>
                                          <w:sz w:val="28"/>
                                          <w:szCs w:val="28"/>
                                        </w:rPr>
                                        <w:delText>Anjali</w:delText>
                                      </w:r>
                                    </w:del>
                                  </w:ins>
                                </w:p>
                                <w:customXmlDelRangeStart w:id="15" w:author="Anjali" w:date="2016-09-14T22:39:00Z"/>
                              </w:sdtContent>
                            </w:sdt>
                            <w:customXmlDelRangeEnd w:id="15"/>
                            <w:p w14:paraId="496A2857" w14:textId="77777777" w:rsidR="006141EE" w:rsidRDefault="00833A52">
                              <w:pPr>
                                <w:pStyle w:val="NoSpacing"/>
                                <w:jc w:val="right"/>
                                <w:rPr>
                                  <w:ins w:id="16" w:author="Yash Ganthe" w:date="2016-09-15T14:15:00Z"/>
                                  <w:color w:val="595959" w:themeColor="text1" w:themeTint="A6"/>
                                  <w:sz w:val="28"/>
                                  <w:szCs w:val="28"/>
                                </w:rPr>
                              </w:pPr>
                              <w:customXmlDelRangeStart w:id="17" w:author="Anjali" w:date="2016-09-14T22:39:00Z"/>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customXmlDelRangeEnd w:id="17"/>
                                  <w:customXmlDelRangeStart w:id="18" w:author="Anjali" w:date="2016-09-14T22:39:00Z"/>
                                </w:sdtContent>
                              </w:sdt>
                              <w:customXmlDelRangeEnd w:id="18"/>
                              <w:ins w:id="19" w:author="Anjali" w:date="2016-09-14T22:39:00Z">
                                <w:r w:rsidR="00685D92">
                                  <w:rPr>
                                    <w:color w:val="595959" w:themeColor="text1" w:themeTint="A6"/>
                                    <w:sz w:val="28"/>
                                    <w:szCs w:val="28"/>
                                  </w:rPr>
                                  <w:t>Chaitanya Malik</w:t>
                                </w:r>
                              </w:ins>
                              <w:ins w:id="20" w:author="Yash Ganthe" w:date="2016-09-15T06:02:00Z">
                                <w:r w:rsidR="006141EE">
                                  <w:rPr>
                                    <w:color w:val="595959" w:themeColor="text1" w:themeTint="A6"/>
                                    <w:sz w:val="28"/>
                                    <w:szCs w:val="28"/>
                                  </w:rPr>
                                  <w:t xml:space="preserve"> </w:t>
                                </w:r>
                              </w:ins>
                            </w:p>
                            <w:p w14:paraId="07967E49" w14:textId="4711BF40" w:rsidR="001A587A" w:rsidRDefault="00D208EB">
                              <w:pPr>
                                <w:pStyle w:val="NoSpacing"/>
                                <w:jc w:val="right"/>
                                <w:rPr>
                                  <w:ins w:id="21" w:author="Yash Ganthe" w:date="2016-09-15T14:15:00Z"/>
                                  <w:color w:val="595959" w:themeColor="text1" w:themeTint="A6"/>
                                  <w:sz w:val="28"/>
                                  <w:szCs w:val="28"/>
                                </w:rPr>
                              </w:pPr>
                              <w:ins w:id="22" w:author="Yash Ganthe" w:date="2016-09-15T06:02:00Z">
                                <w:r w:rsidRPr="001A587A">
                                  <w:rPr>
                                    <w:b/>
                                    <w:bCs/>
                                    <w:color w:val="595959" w:themeColor="text1" w:themeTint="A6"/>
                                    <w:sz w:val="28"/>
                                    <w:szCs w:val="28"/>
                                    <w:rPrChange w:id="23" w:author="Yash Ganthe" w:date="2016-09-15T14:16:00Z">
                                      <w:rPr>
                                        <w:color w:val="595959" w:themeColor="text1" w:themeTint="A6"/>
                                        <w:sz w:val="28"/>
                                        <w:szCs w:val="28"/>
                                      </w:rPr>
                                    </w:rPrChange>
                                  </w:rPr>
                                  <w:t>NewYug</w:t>
                                </w:r>
                              </w:ins>
                              <w:ins w:id="24" w:author="Yash Ganthe" w:date="2016-09-15T14:16:00Z">
                                <w:r w:rsidR="001A587A">
                                  <w:rPr>
                                    <w:color w:val="595959" w:themeColor="text1" w:themeTint="A6"/>
                                    <w:sz w:val="28"/>
                                    <w:szCs w:val="28"/>
                                  </w:rPr>
                                  <w:t xml:space="preserve"> – Mentored by </w:t>
                                </w:r>
                                <w:r w:rsidR="001A587A" w:rsidRPr="001A587A">
                                  <w:rPr>
                                    <w:b/>
                                    <w:bCs/>
                                    <w:color w:val="595959" w:themeColor="text1" w:themeTint="A6"/>
                                    <w:sz w:val="28"/>
                                    <w:szCs w:val="28"/>
                                    <w:rPrChange w:id="25" w:author="Yash Ganthe" w:date="2016-09-15T14:16:00Z">
                                      <w:rPr>
                                        <w:color w:val="595959" w:themeColor="text1" w:themeTint="A6"/>
                                        <w:sz w:val="28"/>
                                        <w:szCs w:val="28"/>
                                      </w:rPr>
                                    </w:rPrChange>
                                  </w:rPr>
                                  <w:t>Goa IT Professionals</w:t>
                                </w:r>
                                <w:r w:rsidR="001A587A">
                                  <w:rPr>
                                    <w:color w:val="595959" w:themeColor="text1" w:themeTint="A6"/>
                                    <w:sz w:val="28"/>
                                    <w:szCs w:val="28"/>
                                  </w:rPr>
                                  <w:t xml:space="preserve"> (</w:t>
                                </w:r>
                                <w:r w:rsidR="001A587A">
                                  <w:rPr>
                                    <w:color w:val="595959" w:themeColor="text1" w:themeTint="A6"/>
                                    <w:sz w:val="28"/>
                                    <w:szCs w:val="28"/>
                                  </w:rPr>
                                  <w:fldChar w:fldCharType="begin"/>
                                </w:r>
                                <w:r w:rsidR="001A587A">
                                  <w:rPr>
                                    <w:color w:val="595959" w:themeColor="text1" w:themeTint="A6"/>
                                    <w:sz w:val="28"/>
                                    <w:szCs w:val="28"/>
                                  </w:rPr>
                                  <w:instrText xml:space="preserve"> HYPERLINK "www.goaitpro.org" </w:instrText>
                                </w:r>
                                <w:r w:rsidR="001A587A">
                                  <w:rPr>
                                    <w:color w:val="595959" w:themeColor="text1" w:themeTint="A6"/>
                                    <w:sz w:val="28"/>
                                    <w:szCs w:val="28"/>
                                  </w:rPr>
                                  <w:fldChar w:fldCharType="separate"/>
                                </w:r>
                                <w:r w:rsidR="001A587A" w:rsidRPr="001A587A">
                                  <w:rPr>
                                    <w:rStyle w:val="Hyperlink"/>
                                    <w:sz w:val="28"/>
                                    <w:szCs w:val="28"/>
                                  </w:rPr>
                                  <w:t>www.goaitpro.org</w:t>
                                </w:r>
                                <w:r w:rsidR="001A587A">
                                  <w:rPr>
                                    <w:color w:val="595959" w:themeColor="text1" w:themeTint="A6"/>
                                    <w:sz w:val="28"/>
                                    <w:szCs w:val="28"/>
                                  </w:rPr>
                                  <w:fldChar w:fldCharType="end"/>
                                </w:r>
                                <w:r w:rsidR="001A587A">
                                  <w:rPr>
                                    <w:color w:val="595959" w:themeColor="text1" w:themeTint="A6"/>
                                    <w:sz w:val="28"/>
                                    <w:szCs w:val="28"/>
                                  </w:rPr>
                                  <w:t>)</w:t>
                                </w:r>
                              </w:ins>
                            </w:p>
                            <w:p w14:paraId="7E0ED857" w14:textId="438900E9" w:rsidR="006A3172" w:rsidRDefault="001A587A">
                              <w:pPr>
                                <w:pStyle w:val="NoSpacing"/>
                                <w:jc w:val="right"/>
                                <w:rPr>
                                  <w:ins w:id="26" w:author="Yash Ganthe" w:date="2016-09-15T14:15:00Z"/>
                                  <w:color w:val="595959" w:themeColor="text1" w:themeTint="A6"/>
                                  <w:sz w:val="28"/>
                                  <w:szCs w:val="28"/>
                                </w:rPr>
                              </w:pPr>
                              <w:ins w:id="27" w:author="Yash Ganthe" w:date="2016-09-15T14:15:00Z">
                                <w:r>
                                  <w:rPr>
                                    <w:color w:val="595959" w:themeColor="text1" w:themeTint="A6"/>
                                    <w:sz w:val="28"/>
                                    <w:szCs w:val="28"/>
                                  </w:rPr>
                                  <w:t xml:space="preserve">Rgn No. </w:t>
                                </w:r>
                              </w:ins>
                              <w:ins w:id="28" w:author="Yash Ganthe" w:date="2016-09-15T14:17:00Z">
                                <w:r>
                                  <w:rPr>
                                    <w:color w:val="595959" w:themeColor="text1" w:themeTint="A6"/>
                                    <w:sz w:val="28"/>
                                    <w:szCs w:val="28"/>
                                  </w:rPr>
                                  <w:t xml:space="preserve">: </w:t>
                                </w:r>
                              </w:ins>
                              <w:ins w:id="29" w:author="Yash Ganthe" w:date="2016-09-15T14:26:00Z">
                                <w:r w:rsidR="005A0F57" w:rsidRPr="005A0F57">
                                  <w:rPr>
                                    <w:color w:val="595959" w:themeColor="text1" w:themeTint="A6"/>
                                    <w:sz w:val="28"/>
                                    <w:szCs w:val="28"/>
                                  </w:rPr>
                                  <w:t>DOIT-403521436669</w:t>
                                </w:r>
                              </w:ins>
                              <w:ins w:id="30" w:author="Yash Ganthe" w:date="2016-09-15T06:02:00Z">
                                <w:r w:rsidR="00D208EB">
                                  <w:rPr>
                                    <w:color w:val="595959" w:themeColor="text1" w:themeTint="A6"/>
                                    <w:sz w:val="28"/>
                                    <w:szCs w:val="28"/>
                                  </w:rPr>
                                  <w:t xml:space="preserve"> </w:t>
                                </w:r>
                              </w:ins>
                            </w:p>
                            <w:p w14:paraId="6985392B" w14:textId="78A49B7E" w:rsidR="006141EE" w:rsidRDefault="005A0F57">
                              <w:pPr>
                                <w:pStyle w:val="NoSpacing"/>
                                <w:jc w:val="right"/>
                                <w:rPr>
                                  <w:ins w:id="31" w:author="Yash Ganthe" w:date="2016-09-15T06:02:00Z"/>
                                  <w:color w:val="595959" w:themeColor="text1" w:themeTint="A6"/>
                                  <w:sz w:val="28"/>
                                  <w:szCs w:val="28"/>
                                </w:rPr>
                              </w:pPr>
                              <w:ins w:id="32" w:author="Yash Ganthe" w:date="2016-09-15T14:27:00Z">
                                <w:r>
                                  <w:rPr>
                                    <w:color w:val="595959" w:themeColor="text1" w:themeTint="A6"/>
                                    <w:sz w:val="28"/>
                                    <w:szCs w:val="28"/>
                                  </w:rPr>
                                  <w:t xml:space="preserve">( C ) </w:t>
                                </w:r>
                              </w:ins>
                              <w:ins w:id="33" w:author="Yash Ganthe" w:date="2016-09-15T14:26:00Z">
                                <w:r w:rsidRPr="005A0F57">
                                  <w:rPr>
                                    <w:color w:val="595959" w:themeColor="text1" w:themeTint="A6"/>
                                    <w:sz w:val="28"/>
                                    <w:szCs w:val="28"/>
                                  </w:rPr>
                                  <w:t>942</w:t>
                                </w:r>
                              </w:ins>
                              <w:ins w:id="34" w:author="Yash Ganthe" w:date="2016-09-15T14:28:00Z">
                                <w:r w:rsidR="000B23AD">
                                  <w:rPr>
                                    <w:color w:val="595959" w:themeColor="text1" w:themeTint="A6"/>
                                    <w:sz w:val="28"/>
                                    <w:szCs w:val="28"/>
                                  </w:rPr>
                                  <w:t xml:space="preserve"> </w:t>
                                </w:r>
                              </w:ins>
                              <w:ins w:id="35" w:author="Yash Ganthe" w:date="2016-09-15T14:26:00Z">
                                <w:r w:rsidRPr="005A0F57">
                                  <w:rPr>
                                    <w:color w:val="595959" w:themeColor="text1" w:themeTint="A6"/>
                                    <w:sz w:val="28"/>
                                    <w:szCs w:val="28"/>
                                  </w:rPr>
                                  <w:t>016</w:t>
                                </w:r>
                              </w:ins>
                              <w:ins w:id="36" w:author="Yash Ganthe" w:date="2016-09-15T14:28:00Z">
                                <w:r w:rsidR="000B23AD">
                                  <w:rPr>
                                    <w:color w:val="595959" w:themeColor="text1" w:themeTint="A6"/>
                                    <w:sz w:val="28"/>
                                    <w:szCs w:val="28"/>
                                  </w:rPr>
                                  <w:t xml:space="preserve"> </w:t>
                                </w:r>
                              </w:ins>
                              <w:ins w:id="37" w:author="Yash Ganthe" w:date="2016-09-15T14:26:00Z">
                                <w:r w:rsidRPr="005A0F57">
                                  <w:rPr>
                                    <w:color w:val="595959" w:themeColor="text1" w:themeTint="A6"/>
                                    <w:sz w:val="28"/>
                                    <w:szCs w:val="28"/>
                                  </w:rPr>
                                  <w:t>4141</w:t>
                                </w:r>
                              </w:ins>
                              <w:ins w:id="38" w:author="Yash Ganthe" w:date="2016-09-15T14:27:00Z">
                                <w:r w:rsidR="000B23AD">
                                  <w:rPr>
                                    <w:color w:val="595959" w:themeColor="text1" w:themeTint="A6"/>
                                    <w:sz w:val="28"/>
                                    <w:szCs w:val="28"/>
                                  </w:rPr>
                                  <w:t>, 880</w:t>
                                </w:r>
                              </w:ins>
                              <w:ins w:id="39" w:author="Yash Ganthe" w:date="2016-09-15T14:28:00Z">
                                <w:r w:rsidR="000B23AD">
                                  <w:rPr>
                                    <w:color w:val="595959" w:themeColor="text1" w:themeTint="A6"/>
                                    <w:sz w:val="28"/>
                                    <w:szCs w:val="28"/>
                                  </w:rPr>
                                  <w:t xml:space="preserve"> </w:t>
                                </w:r>
                              </w:ins>
                              <w:ins w:id="40" w:author="Yash Ganthe" w:date="2016-09-15T14:27:00Z">
                                <w:r w:rsidR="000B23AD">
                                  <w:rPr>
                                    <w:color w:val="595959" w:themeColor="text1" w:themeTint="A6"/>
                                    <w:sz w:val="28"/>
                                    <w:szCs w:val="28"/>
                                  </w:rPr>
                                  <w:t>523</w:t>
                                </w:r>
                              </w:ins>
                              <w:ins w:id="41" w:author="Yash Ganthe" w:date="2016-09-15T14:28:00Z">
                                <w:r w:rsidR="000B23AD">
                                  <w:rPr>
                                    <w:color w:val="595959" w:themeColor="text1" w:themeTint="A6"/>
                                    <w:sz w:val="28"/>
                                    <w:szCs w:val="28"/>
                                  </w:rPr>
                                  <w:t xml:space="preserve"> </w:t>
                                </w:r>
                              </w:ins>
                              <w:ins w:id="42" w:author="Yash Ganthe" w:date="2016-09-15T14:27:00Z">
                                <w:r w:rsidR="000B23AD">
                                  <w:rPr>
                                    <w:color w:val="595959" w:themeColor="text1" w:themeTint="A6"/>
                                    <w:sz w:val="28"/>
                                    <w:szCs w:val="28"/>
                                  </w:rPr>
                                  <w:t>6091</w:t>
                                </w:r>
                              </w:ins>
                            </w:p>
                            <w:p w14:paraId="6BC25489" w14:textId="31A93301" w:rsidR="001A587A" w:rsidRDefault="001A587A">
                              <w:pPr>
                                <w:pStyle w:val="NoSpacing"/>
                                <w:jc w:val="right"/>
                                <w:rPr>
                                  <w:ins w:id="43" w:author="Yash Ganthe" w:date="2016-09-15T14:17:00Z"/>
                                  <w:rFonts w:ascii="Baskerville Old Face" w:hAnsi="Baskerville Old Face"/>
                                </w:rPr>
                              </w:pPr>
                              <w:ins w:id="44" w:author="Yash Ganthe" w:date="2016-09-15T14:18:00Z">
                                <w:r>
                                  <w:rPr>
                                    <w:rFonts w:ascii="Baskerville Old Face" w:hAnsi="Baskerville Old Face"/>
                                  </w:rPr>
                                  <w:fldChar w:fldCharType="begin"/>
                                </w:r>
                                <w:r>
                                  <w:rPr>
                                    <w:rFonts w:ascii="Baskerville Old Face" w:hAnsi="Baskerville Old Face"/>
                                  </w:rPr>
                                  <w:instrText xml:space="preserve"> HYPERLINK "mailto:</w:instrText>
                                </w:r>
                              </w:ins>
                              <w:ins w:id="45" w:author="Yash Ganthe" w:date="2016-09-15T14:17:00Z">
                                <w:r>
                                  <w:rPr>
                                    <w:rFonts w:ascii="Baskerville Old Face" w:hAnsi="Baskerville Old Face"/>
                                  </w:rPr>
                                  <w:instrText>newyug@googlegroups.com</w:instrText>
                                </w:r>
                              </w:ins>
                              <w:ins w:id="46" w:author="Yash Ganthe" w:date="2016-09-15T14:18:00Z">
                                <w:r>
                                  <w:rPr>
                                    <w:rFonts w:ascii="Baskerville Old Face" w:hAnsi="Baskerville Old Face"/>
                                  </w:rPr>
                                  <w:instrText xml:space="preserve">" </w:instrText>
                                </w:r>
                                <w:r>
                                  <w:rPr>
                                    <w:rFonts w:ascii="Baskerville Old Face" w:hAnsi="Baskerville Old Face"/>
                                  </w:rPr>
                                  <w:fldChar w:fldCharType="separate"/>
                                </w:r>
                              </w:ins>
                              <w:ins w:id="47" w:author="Yash Ganthe" w:date="2016-09-15T14:17:00Z">
                                <w:r w:rsidRPr="0032598A">
                                  <w:rPr>
                                    <w:rStyle w:val="Hyperlink"/>
                                    <w:rFonts w:ascii="Baskerville Old Face" w:hAnsi="Baskerville Old Face"/>
                                  </w:rPr>
                                  <w:t>newyug@googlegroups.com</w:t>
                                </w:r>
                              </w:ins>
                              <w:ins w:id="48" w:author="Yash Ganthe" w:date="2016-09-15T14:18:00Z">
                                <w:r>
                                  <w:rPr>
                                    <w:rFonts w:ascii="Baskerville Old Face" w:hAnsi="Baskerville Old Face"/>
                                  </w:rPr>
                                  <w:fldChar w:fldCharType="end"/>
                                </w:r>
                              </w:ins>
                              <w:ins w:id="49" w:author="Yash Ganthe" w:date="2016-09-15T14:17:00Z">
                                <w:r>
                                  <w:rPr>
                                    <w:rFonts w:ascii="Baskerville Old Face" w:hAnsi="Baskerville Old Face"/>
                                  </w:rPr>
                                  <w:t xml:space="preserve">, </w:t>
                                </w:r>
                              </w:ins>
                            </w:p>
                            <w:p w14:paraId="041AB8A9" w14:textId="6E8C1B74" w:rsidR="00D208EB" w:rsidRPr="00FA0B56" w:rsidRDefault="00D208EB">
                              <w:pPr>
                                <w:pStyle w:val="NoSpacing"/>
                                <w:jc w:val="right"/>
                                <w:rPr>
                                  <w:sz w:val="14"/>
                                  <w:szCs w:val="14"/>
                                  <w:rPrChange w:id="50" w:author="Yash Ganthe" w:date="2016-09-15T06:31:00Z">
                                    <w:rPr>
                                      <w:color w:val="595959" w:themeColor="text1" w:themeTint="A6"/>
                                      <w:sz w:val="18"/>
                                      <w:szCs w:val="18"/>
                                    </w:rPr>
                                  </w:rPrChange>
                                </w:rPr>
                              </w:pPr>
                              <w:ins w:id="51" w:author="Yash Ganthe" w:date="2016-09-15T06:02:00Z">
                                <w:r w:rsidRPr="00FA0B56">
                                  <w:rPr>
                                    <w:rFonts w:ascii="Baskerville Old Face" w:hAnsi="Baskerville Old Face"/>
                                    <w:rPrChange w:id="52" w:author="Yash Ganthe" w:date="2016-09-15T06:31:00Z">
                                      <w:rPr>
                                        <w:rFonts w:ascii="Baskerville Old Face" w:hAnsi="Baskerville Old Face"/>
                                        <w:color w:val="1F4E79" w:themeColor="accent1" w:themeShade="80"/>
                                        <w:sz w:val="28"/>
                                        <w:szCs w:val="28"/>
                                      </w:rPr>
                                    </w:rPrChange>
                                  </w:rPr>
                                  <w:t>F-5, Mansukh Apt, B. B. Borkar Rd, Alto Porvorim Goa 403521</w:t>
                                </w:r>
                              </w:ins>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43AD1AC" id="_x0000_t202" coordsize="21600,21600" o:spt="202" path="m,l,21600r21600,l21600,xe">
                  <v:stroke joinstyle="miter"/>
                  <v:path gradientshapeok="t" o:connecttype="rect"/>
                </v:shapetype>
                <v:shape id="Text Box 152" o:spid="_x0000_s1026" type="#_x0000_t202" style="position:absolute;margin-left:18pt;margin-top:633.75pt;width:8in;height:109.5pt;z-index:25166438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" filled="f" stroked="f" strokeweight=".5pt">
                  <v:textbox inset="126pt,0,54pt,0">
                    <w:txbxContent>
                      <w:customXmlDelRangeStart w:id="53" w:author="Anjali" w:date="2016-09-14T22:39:00Z"/>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customXmlDelRangeEnd w:id="53"/>
                          <w:p w14:paraId="18047525" w14:textId="60AA280F" w:rsidR="006A3172" w:rsidDel="00685D92" w:rsidRDefault="006A3172">
                            <w:pPr>
                              <w:pStyle w:val="NoSpacing"/>
                              <w:jc w:val="right"/>
                              <w:rPr>
                                <w:del w:id="54" w:author="Anjali" w:date="2016-09-14T22:39:00Z"/>
                                <w:color w:val="595959" w:themeColor="text1" w:themeTint="A6"/>
                                <w:sz w:val="28"/>
                                <w:szCs w:val="28"/>
                              </w:rPr>
                            </w:pPr>
                            <w:ins w:id="55" w:author="Yash Ganthe" w:date="2016-09-14T00:46:00Z">
                              <w:del w:id="56" w:author="Anjali" w:date="2016-09-14T22:39:00Z">
                                <w:r w:rsidDel="00685D92">
                                  <w:rPr>
                                    <w:color w:val="595959" w:themeColor="text1" w:themeTint="A6"/>
                                    <w:sz w:val="28"/>
                                    <w:szCs w:val="28"/>
                                  </w:rPr>
                                  <w:delText>Anjali</w:delText>
                                </w:r>
                              </w:del>
                            </w:ins>
                          </w:p>
                          <w:customXmlDelRangeStart w:id="57" w:author="Anjali" w:date="2016-09-14T22:39:00Z"/>
                        </w:sdtContent>
                      </w:sdt>
                      <w:customXmlDelRangeEnd w:id="57"/>
                      <w:p w14:paraId="496A2857" w14:textId="77777777" w:rsidR="006141EE" w:rsidRDefault="00833A52">
                        <w:pPr>
                          <w:pStyle w:val="NoSpacing"/>
                          <w:jc w:val="right"/>
                          <w:rPr>
                            <w:ins w:id="58" w:author="Yash Ganthe" w:date="2016-09-15T14:15:00Z"/>
                            <w:color w:val="595959" w:themeColor="text1" w:themeTint="A6"/>
                            <w:sz w:val="28"/>
                            <w:szCs w:val="28"/>
                          </w:rPr>
                        </w:pPr>
                        <w:customXmlDelRangeStart w:id="59" w:author="Anjali" w:date="2016-09-14T22:39:00Z"/>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customXmlDelRangeEnd w:id="59"/>
                            <w:customXmlDelRangeStart w:id="60" w:author="Anjali" w:date="2016-09-14T22:39:00Z"/>
                          </w:sdtContent>
                        </w:sdt>
                        <w:customXmlDelRangeEnd w:id="60"/>
                        <w:ins w:id="61" w:author="Anjali" w:date="2016-09-14T22:39:00Z">
                          <w:r w:rsidR="00685D92">
                            <w:rPr>
                              <w:color w:val="595959" w:themeColor="text1" w:themeTint="A6"/>
                              <w:sz w:val="28"/>
                              <w:szCs w:val="28"/>
                            </w:rPr>
                            <w:t>Chaitanya Malik</w:t>
                          </w:r>
                        </w:ins>
                        <w:ins w:id="62" w:author="Yash Ganthe" w:date="2016-09-15T06:02:00Z">
                          <w:r w:rsidR="006141EE">
                            <w:rPr>
                              <w:color w:val="595959" w:themeColor="text1" w:themeTint="A6"/>
                              <w:sz w:val="28"/>
                              <w:szCs w:val="28"/>
                            </w:rPr>
                            <w:t xml:space="preserve"> </w:t>
                          </w:r>
                        </w:ins>
                      </w:p>
                      <w:p w14:paraId="07967E49" w14:textId="4711BF40" w:rsidR="001A587A" w:rsidRDefault="00D208EB">
                        <w:pPr>
                          <w:pStyle w:val="NoSpacing"/>
                          <w:jc w:val="right"/>
                          <w:rPr>
                            <w:ins w:id="63" w:author="Yash Ganthe" w:date="2016-09-15T14:15:00Z"/>
                            <w:color w:val="595959" w:themeColor="text1" w:themeTint="A6"/>
                            <w:sz w:val="28"/>
                            <w:szCs w:val="28"/>
                          </w:rPr>
                        </w:pPr>
                        <w:ins w:id="64" w:author="Yash Ganthe" w:date="2016-09-15T06:02:00Z">
                          <w:r w:rsidRPr="001A587A">
                            <w:rPr>
                              <w:b/>
                              <w:bCs/>
                              <w:color w:val="595959" w:themeColor="text1" w:themeTint="A6"/>
                              <w:sz w:val="28"/>
                              <w:szCs w:val="28"/>
                              <w:rPrChange w:id="65" w:author="Yash Ganthe" w:date="2016-09-15T14:16:00Z">
                                <w:rPr>
                                  <w:color w:val="595959" w:themeColor="text1" w:themeTint="A6"/>
                                  <w:sz w:val="28"/>
                                  <w:szCs w:val="28"/>
                                </w:rPr>
                              </w:rPrChange>
                            </w:rPr>
                            <w:t>NewYug</w:t>
                          </w:r>
                        </w:ins>
                        <w:ins w:id="66" w:author="Yash Ganthe" w:date="2016-09-15T14:16:00Z">
                          <w:r w:rsidR="001A587A">
                            <w:rPr>
                              <w:color w:val="595959" w:themeColor="text1" w:themeTint="A6"/>
                              <w:sz w:val="28"/>
                              <w:szCs w:val="28"/>
                            </w:rPr>
                            <w:t xml:space="preserve"> – Mentored by </w:t>
                          </w:r>
                          <w:r w:rsidR="001A587A" w:rsidRPr="001A587A">
                            <w:rPr>
                              <w:b/>
                              <w:bCs/>
                              <w:color w:val="595959" w:themeColor="text1" w:themeTint="A6"/>
                              <w:sz w:val="28"/>
                              <w:szCs w:val="28"/>
                              <w:rPrChange w:id="67" w:author="Yash Ganthe" w:date="2016-09-15T14:16:00Z">
                                <w:rPr>
                                  <w:color w:val="595959" w:themeColor="text1" w:themeTint="A6"/>
                                  <w:sz w:val="28"/>
                                  <w:szCs w:val="28"/>
                                </w:rPr>
                              </w:rPrChange>
                            </w:rPr>
                            <w:t>Goa IT Professionals</w:t>
                          </w:r>
                          <w:r w:rsidR="001A587A">
                            <w:rPr>
                              <w:color w:val="595959" w:themeColor="text1" w:themeTint="A6"/>
                              <w:sz w:val="28"/>
                              <w:szCs w:val="28"/>
                            </w:rPr>
                            <w:t xml:space="preserve"> (</w:t>
                          </w:r>
                          <w:r w:rsidR="001A587A">
                            <w:rPr>
                              <w:color w:val="595959" w:themeColor="text1" w:themeTint="A6"/>
                              <w:sz w:val="28"/>
                              <w:szCs w:val="28"/>
                            </w:rPr>
                            <w:fldChar w:fldCharType="begin"/>
                          </w:r>
                          <w:r w:rsidR="001A587A">
                            <w:rPr>
                              <w:color w:val="595959" w:themeColor="text1" w:themeTint="A6"/>
                              <w:sz w:val="28"/>
                              <w:szCs w:val="28"/>
                            </w:rPr>
                            <w:instrText xml:space="preserve"> HYPERLINK "www.goaitpro.org" </w:instrText>
                          </w:r>
                          <w:r w:rsidR="001A587A">
                            <w:rPr>
                              <w:color w:val="595959" w:themeColor="text1" w:themeTint="A6"/>
                              <w:sz w:val="28"/>
                              <w:szCs w:val="28"/>
                            </w:rPr>
                            <w:fldChar w:fldCharType="separate"/>
                          </w:r>
                          <w:r w:rsidR="001A587A" w:rsidRPr="001A587A">
                            <w:rPr>
                              <w:rStyle w:val="Hyperlink"/>
                              <w:sz w:val="28"/>
                              <w:szCs w:val="28"/>
                            </w:rPr>
                            <w:t>www.goaitpro.org</w:t>
                          </w:r>
                          <w:r w:rsidR="001A587A">
                            <w:rPr>
                              <w:color w:val="595959" w:themeColor="text1" w:themeTint="A6"/>
                              <w:sz w:val="28"/>
                              <w:szCs w:val="28"/>
                            </w:rPr>
                            <w:fldChar w:fldCharType="end"/>
                          </w:r>
                          <w:r w:rsidR="001A587A">
                            <w:rPr>
                              <w:color w:val="595959" w:themeColor="text1" w:themeTint="A6"/>
                              <w:sz w:val="28"/>
                              <w:szCs w:val="28"/>
                            </w:rPr>
                            <w:t>)</w:t>
                          </w:r>
                        </w:ins>
                      </w:p>
                      <w:p w14:paraId="7E0ED857" w14:textId="438900E9" w:rsidR="006A3172" w:rsidRDefault="001A587A">
                        <w:pPr>
                          <w:pStyle w:val="NoSpacing"/>
                          <w:jc w:val="right"/>
                          <w:rPr>
                            <w:ins w:id="68" w:author="Yash Ganthe" w:date="2016-09-15T14:15:00Z"/>
                            <w:color w:val="595959" w:themeColor="text1" w:themeTint="A6"/>
                            <w:sz w:val="28"/>
                            <w:szCs w:val="28"/>
                          </w:rPr>
                        </w:pPr>
                        <w:ins w:id="69" w:author="Yash Ganthe" w:date="2016-09-15T14:15:00Z">
                          <w:r>
                            <w:rPr>
                              <w:color w:val="595959" w:themeColor="text1" w:themeTint="A6"/>
                              <w:sz w:val="28"/>
                              <w:szCs w:val="28"/>
                            </w:rPr>
                            <w:t xml:space="preserve">Rgn No. </w:t>
                          </w:r>
                        </w:ins>
                        <w:ins w:id="70" w:author="Yash Ganthe" w:date="2016-09-15T14:17:00Z">
                          <w:r>
                            <w:rPr>
                              <w:color w:val="595959" w:themeColor="text1" w:themeTint="A6"/>
                              <w:sz w:val="28"/>
                              <w:szCs w:val="28"/>
                            </w:rPr>
                            <w:t xml:space="preserve">: </w:t>
                          </w:r>
                        </w:ins>
                        <w:ins w:id="71" w:author="Yash Ganthe" w:date="2016-09-15T14:26:00Z">
                          <w:r w:rsidR="005A0F57" w:rsidRPr="005A0F57">
                            <w:rPr>
                              <w:color w:val="595959" w:themeColor="text1" w:themeTint="A6"/>
                              <w:sz w:val="28"/>
                              <w:szCs w:val="28"/>
                            </w:rPr>
                            <w:t>DOIT-403521436669</w:t>
                          </w:r>
                        </w:ins>
                        <w:ins w:id="72" w:author="Yash Ganthe" w:date="2016-09-15T06:02:00Z">
                          <w:r w:rsidR="00D208EB">
                            <w:rPr>
                              <w:color w:val="595959" w:themeColor="text1" w:themeTint="A6"/>
                              <w:sz w:val="28"/>
                              <w:szCs w:val="28"/>
                            </w:rPr>
                            <w:t xml:space="preserve"> </w:t>
                          </w:r>
                        </w:ins>
                      </w:p>
                      <w:p w14:paraId="6985392B" w14:textId="78A49B7E" w:rsidR="006141EE" w:rsidRDefault="005A0F57">
                        <w:pPr>
                          <w:pStyle w:val="NoSpacing"/>
                          <w:jc w:val="right"/>
                          <w:rPr>
                            <w:ins w:id="73" w:author="Yash Ganthe" w:date="2016-09-15T06:02:00Z"/>
                            <w:color w:val="595959" w:themeColor="text1" w:themeTint="A6"/>
                            <w:sz w:val="28"/>
                            <w:szCs w:val="28"/>
                          </w:rPr>
                        </w:pPr>
                        <w:ins w:id="74" w:author="Yash Ganthe" w:date="2016-09-15T14:27:00Z">
                          <w:r>
                            <w:rPr>
                              <w:color w:val="595959" w:themeColor="text1" w:themeTint="A6"/>
                              <w:sz w:val="28"/>
                              <w:szCs w:val="28"/>
                            </w:rPr>
                            <w:t xml:space="preserve">( C ) </w:t>
                          </w:r>
                        </w:ins>
                        <w:ins w:id="75" w:author="Yash Ganthe" w:date="2016-09-15T14:26:00Z">
                          <w:r w:rsidRPr="005A0F57">
                            <w:rPr>
                              <w:color w:val="595959" w:themeColor="text1" w:themeTint="A6"/>
                              <w:sz w:val="28"/>
                              <w:szCs w:val="28"/>
                            </w:rPr>
                            <w:t>942</w:t>
                          </w:r>
                        </w:ins>
                        <w:ins w:id="76" w:author="Yash Ganthe" w:date="2016-09-15T14:28:00Z">
                          <w:r w:rsidR="000B23AD">
                            <w:rPr>
                              <w:color w:val="595959" w:themeColor="text1" w:themeTint="A6"/>
                              <w:sz w:val="28"/>
                              <w:szCs w:val="28"/>
                            </w:rPr>
                            <w:t xml:space="preserve"> </w:t>
                          </w:r>
                        </w:ins>
                        <w:ins w:id="77" w:author="Yash Ganthe" w:date="2016-09-15T14:26:00Z">
                          <w:r w:rsidRPr="005A0F57">
                            <w:rPr>
                              <w:color w:val="595959" w:themeColor="text1" w:themeTint="A6"/>
                              <w:sz w:val="28"/>
                              <w:szCs w:val="28"/>
                            </w:rPr>
                            <w:t>016</w:t>
                          </w:r>
                        </w:ins>
                        <w:ins w:id="78" w:author="Yash Ganthe" w:date="2016-09-15T14:28:00Z">
                          <w:r w:rsidR="000B23AD">
                            <w:rPr>
                              <w:color w:val="595959" w:themeColor="text1" w:themeTint="A6"/>
                              <w:sz w:val="28"/>
                              <w:szCs w:val="28"/>
                            </w:rPr>
                            <w:t xml:space="preserve"> </w:t>
                          </w:r>
                        </w:ins>
                        <w:ins w:id="79" w:author="Yash Ganthe" w:date="2016-09-15T14:26:00Z">
                          <w:r w:rsidRPr="005A0F57">
                            <w:rPr>
                              <w:color w:val="595959" w:themeColor="text1" w:themeTint="A6"/>
                              <w:sz w:val="28"/>
                              <w:szCs w:val="28"/>
                            </w:rPr>
                            <w:t>4141</w:t>
                          </w:r>
                        </w:ins>
                        <w:ins w:id="80" w:author="Yash Ganthe" w:date="2016-09-15T14:27:00Z">
                          <w:r w:rsidR="000B23AD">
                            <w:rPr>
                              <w:color w:val="595959" w:themeColor="text1" w:themeTint="A6"/>
                              <w:sz w:val="28"/>
                              <w:szCs w:val="28"/>
                            </w:rPr>
                            <w:t>, 880</w:t>
                          </w:r>
                        </w:ins>
                        <w:ins w:id="81" w:author="Yash Ganthe" w:date="2016-09-15T14:28:00Z">
                          <w:r w:rsidR="000B23AD">
                            <w:rPr>
                              <w:color w:val="595959" w:themeColor="text1" w:themeTint="A6"/>
                              <w:sz w:val="28"/>
                              <w:szCs w:val="28"/>
                            </w:rPr>
                            <w:t xml:space="preserve"> </w:t>
                          </w:r>
                        </w:ins>
                        <w:ins w:id="82" w:author="Yash Ganthe" w:date="2016-09-15T14:27:00Z">
                          <w:r w:rsidR="000B23AD">
                            <w:rPr>
                              <w:color w:val="595959" w:themeColor="text1" w:themeTint="A6"/>
                              <w:sz w:val="28"/>
                              <w:szCs w:val="28"/>
                            </w:rPr>
                            <w:t>523</w:t>
                          </w:r>
                        </w:ins>
                        <w:ins w:id="83" w:author="Yash Ganthe" w:date="2016-09-15T14:28:00Z">
                          <w:r w:rsidR="000B23AD">
                            <w:rPr>
                              <w:color w:val="595959" w:themeColor="text1" w:themeTint="A6"/>
                              <w:sz w:val="28"/>
                              <w:szCs w:val="28"/>
                            </w:rPr>
                            <w:t xml:space="preserve"> </w:t>
                          </w:r>
                        </w:ins>
                        <w:ins w:id="84" w:author="Yash Ganthe" w:date="2016-09-15T14:27:00Z">
                          <w:r w:rsidR="000B23AD">
                            <w:rPr>
                              <w:color w:val="595959" w:themeColor="text1" w:themeTint="A6"/>
                              <w:sz w:val="28"/>
                              <w:szCs w:val="28"/>
                            </w:rPr>
                            <w:t>6091</w:t>
                          </w:r>
                        </w:ins>
                      </w:p>
                      <w:p w14:paraId="6BC25489" w14:textId="31A93301" w:rsidR="001A587A" w:rsidRDefault="001A587A">
                        <w:pPr>
                          <w:pStyle w:val="NoSpacing"/>
                          <w:jc w:val="right"/>
                          <w:rPr>
                            <w:ins w:id="85" w:author="Yash Ganthe" w:date="2016-09-15T14:17:00Z"/>
                            <w:rFonts w:ascii="Baskerville Old Face" w:hAnsi="Baskerville Old Face"/>
                          </w:rPr>
                        </w:pPr>
                        <w:ins w:id="86" w:author="Yash Ganthe" w:date="2016-09-15T14:18:00Z">
                          <w:r>
                            <w:rPr>
                              <w:rFonts w:ascii="Baskerville Old Face" w:hAnsi="Baskerville Old Face"/>
                            </w:rPr>
                            <w:fldChar w:fldCharType="begin"/>
                          </w:r>
                          <w:r>
                            <w:rPr>
                              <w:rFonts w:ascii="Baskerville Old Face" w:hAnsi="Baskerville Old Face"/>
                            </w:rPr>
                            <w:instrText xml:space="preserve"> HYPERLINK "mailto:</w:instrText>
                          </w:r>
                        </w:ins>
                        <w:ins w:id="87" w:author="Yash Ganthe" w:date="2016-09-15T14:17:00Z">
                          <w:r>
                            <w:rPr>
                              <w:rFonts w:ascii="Baskerville Old Face" w:hAnsi="Baskerville Old Face"/>
                            </w:rPr>
                            <w:instrText>newyug@googlegroups.com</w:instrText>
                          </w:r>
                        </w:ins>
                        <w:ins w:id="88" w:author="Yash Ganthe" w:date="2016-09-15T14:18:00Z">
                          <w:r>
                            <w:rPr>
                              <w:rFonts w:ascii="Baskerville Old Face" w:hAnsi="Baskerville Old Face"/>
                            </w:rPr>
                            <w:instrText xml:space="preserve">" </w:instrText>
                          </w:r>
                          <w:r>
                            <w:rPr>
                              <w:rFonts w:ascii="Baskerville Old Face" w:hAnsi="Baskerville Old Face"/>
                            </w:rPr>
                            <w:fldChar w:fldCharType="separate"/>
                          </w:r>
                        </w:ins>
                        <w:ins w:id="89" w:author="Yash Ganthe" w:date="2016-09-15T14:17:00Z">
                          <w:r w:rsidRPr="0032598A">
                            <w:rPr>
                              <w:rStyle w:val="Hyperlink"/>
                              <w:rFonts w:ascii="Baskerville Old Face" w:hAnsi="Baskerville Old Face"/>
                            </w:rPr>
                            <w:t>newyug@googlegroups.com</w:t>
                          </w:r>
                        </w:ins>
                        <w:ins w:id="90" w:author="Yash Ganthe" w:date="2016-09-15T14:18:00Z">
                          <w:r>
                            <w:rPr>
                              <w:rFonts w:ascii="Baskerville Old Face" w:hAnsi="Baskerville Old Face"/>
                            </w:rPr>
                            <w:fldChar w:fldCharType="end"/>
                          </w:r>
                        </w:ins>
                        <w:ins w:id="91" w:author="Yash Ganthe" w:date="2016-09-15T14:17:00Z">
                          <w:r>
                            <w:rPr>
                              <w:rFonts w:ascii="Baskerville Old Face" w:hAnsi="Baskerville Old Face"/>
                            </w:rPr>
                            <w:t xml:space="preserve">, </w:t>
                          </w:r>
                        </w:ins>
                      </w:p>
                      <w:p w14:paraId="041AB8A9" w14:textId="6E8C1B74" w:rsidR="00D208EB" w:rsidRPr="00FA0B56" w:rsidRDefault="00D208EB">
                        <w:pPr>
                          <w:pStyle w:val="NoSpacing"/>
                          <w:jc w:val="right"/>
                          <w:rPr>
                            <w:sz w:val="14"/>
                            <w:szCs w:val="14"/>
                            <w:rPrChange w:id="92" w:author="Yash Ganthe" w:date="2016-09-15T06:31:00Z">
                              <w:rPr>
                                <w:color w:val="595959" w:themeColor="text1" w:themeTint="A6"/>
                                <w:sz w:val="18"/>
                                <w:szCs w:val="18"/>
                              </w:rPr>
                            </w:rPrChange>
                          </w:rPr>
                        </w:pPr>
                        <w:ins w:id="93" w:author="Yash Ganthe" w:date="2016-09-15T06:02:00Z">
                          <w:r w:rsidRPr="00FA0B56">
                            <w:rPr>
                              <w:rFonts w:ascii="Baskerville Old Face" w:hAnsi="Baskerville Old Face"/>
                              <w:rPrChange w:id="94" w:author="Yash Ganthe" w:date="2016-09-15T06:31:00Z">
                                <w:rPr>
                                  <w:rFonts w:ascii="Baskerville Old Face" w:hAnsi="Baskerville Old Face"/>
                                  <w:color w:val="1F4E79" w:themeColor="accent1" w:themeShade="80"/>
                                  <w:sz w:val="28"/>
                                  <w:szCs w:val="28"/>
                                </w:rPr>
                              </w:rPrChange>
                            </w:rPr>
                            <w:t>F-5, Mansukh Apt, B. B. Borkar Rd, Alto Porvorim Goa 403521</w:t>
                          </w:r>
                        </w:ins>
                      </w:p>
                    </w:txbxContent>
                  </v:textbox>
                  <w10:wrap type="square" anchorx="page" anchory="page"/>
                </v:shape>
              </w:pict>
            </mc:Fallback>
          </mc:AlternateContent>
        </w:r>
        <w:r w:rsidR="00B474A5">
          <w:rPr>
            <w:noProof/>
            <w:lang w:bidi="mr-IN"/>
          </w:rPr>
          <mc:AlternateContent>
            <mc:Choice Requires="wps">
              <w:drawing>
                <wp:anchor distT="0" distB="0" distL="114300" distR="114300" simplePos="0" relativeHeight="251665408" behindDoc="0" locked="0" layoutInCell="1" allowOverlap="1" wp14:anchorId="5336C57C" wp14:editId="11150B6A">
                  <wp:simplePos x="0" y="0"/>
                  <wp:positionH relativeFrom="page">
                    <wp:posOffset>491319</wp:posOffset>
                  </wp:positionH>
                  <wp:positionV relativeFrom="page">
                    <wp:posOffset>7451678</wp:posOffset>
                  </wp:positionV>
                  <wp:extent cx="7056755" cy="10572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7056755" cy="1057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1993BD" w14:textId="43CD67E2" w:rsidR="006A3172" w:rsidRDefault="006A3172">
                              <w:pPr>
                                <w:pStyle w:val="NoSpacing"/>
                                <w:jc w:val="right"/>
                                <w:rPr>
                                  <w:color w:val="5B9BD5" w:themeColor="accent1"/>
                                  <w:sz w:val="28"/>
                                  <w:szCs w:val="28"/>
                                </w:rPr>
                              </w:pPr>
                              <w:del w:id="95" w:author="Yash Ganthe" w:date="2016-09-15T06:30:00Z">
                                <w:r w:rsidDel="00B474A5">
                                  <w:rPr>
                                    <w:color w:val="5B9BD5" w:themeColor="accent1"/>
                                    <w:sz w:val="28"/>
                                    <w:szCs w:val="28"/>
                                  </w:rPr>
                                  <w:delText>Abstract</w:delText>
                                </w:r>
                              </w:del>
                            </w:p>
                            <w:sdt>
                              <w:sdtPr>
                                <w:rPr>
                                  <w:color w:val="595959" w:themeColor="text1" w:themeTint="A6"/>
                                </w:rPr>
                                <w:alias w:val="Abstract"/>
                                <w:tag w:val=""/>
                                <w:id w:val="-557316285"/>
                                <w:dataBinding w:prefixMappings="xmlns:ns0='http://schemas.microsoft.com/office/2006/coverPageProps' " w:xpath="/ns0:CoverPageProperties[1]/ns0:Abstract[1]" w:storeItemID="{55AF091B-3C7A-41E3-B477-F2FDAA23CFDA}"/>
                                <w:text w:multiLine="1"/>
                              </w:sdtPr>
                              <w:sdtEndPr/>
                              <w:sdtContent>
                                <w:p w14:paraId="3845B54B" w14:textId="59FB864D" w:rsidR="006A3172" w:rsidRPr="00B474A5" w:rsidRDefault="00F5449B">
                                  <w:pPr>
                                    <w:pStyle w:val="NoSpacing"/>
                                    <w:rPr>
                                      <w:color w:val="595959" w:themeColor="text1" w:themeTint="A6"/>
                                      <w:rPrChange w:id="96" w:author="Yash Ganthe" w:date="2016-09-15T06:31:00Z">
                                        <w:rPr>
                                          <w:color w:val="595959" w:themeColor="text1" w:themeTint="A6"/>
                                          <w:sz w:val="20"/>
                                          <w:szCs w:val="20"/>
                                        </w:rPr>
                                      </w:rPrChange>
                                    </w:rPr>
                                    <w:pPrChange w:id="97" w:author="Yash Ganthe" w:date="2016-09-15T06:31:00Z">
                                      <w:pPr>
                                        <w:pStyle w:val="NoSpacing"/>
                                        <w:jc w:val="right"/>
                                      </w:pPr>
                                    </w:pPrChange>
                                  </w:pPr>
                                  <w:ins w:id="98" w:author="Yash Ganthe" w:date="2016-09-15T05:51:00Z">
                                    <w:del w:id="99" w:author="Anjali" w:date="2016-09-15T10:20:00Z">
                                      <w:r w:rsidRPr="00B474A5" w:rsidDel="00402DC2">
                                        <w:rPr>
                                          <w:color w:val="595959" w:themeColor="text1" w:themeTint="A6"/>
                                          <w:rPrChange w:id="100" w:author="Yash Ganthe" w:date="2016-09-15T06:31:00Z">
                                            <w:rPr>
                                              <w:color w:val="595959" w:themeColor="text1" w:themeTint="A6"/>
                                              <w:sz w:val="20"/>
                                              <w:szCs w:val="20"/>
                                            </w:rPr>
                                          </w:rPrChange>
                                        </w:rPr>
                                        <w:delText xml:space="preserve">The project </w:delText>
                                      </w:r>
                                    </w:del>
                                  </w:ins>
                                  <w:ins w:id="101" w:author="Yash Ganthe" w:date="2016-09-15T05:55:00Z">
                                    <w:del w:id="102" w:author="Anjali" w:date="2016-09-15T10:20:00Z">
                                      <w:r w:rsidRPr="00B474A5" w:rsidDel="00402DC2">
                                        <w:rPr>
                                          <w:color w:val="595959" w:themeColor="text1" w:themeTint="A6"/>
                                          <w:rPrChange w:id="103" w:author="Yash Ganthe" w:date="2016-09-15T06:31:00Z">
                                            <w:rPr>
                                              <w:color w:val="595959" w:themeColor="text1" w:themeTint="A6"/>
                                              <w:sz w:val="20"/>
                                              <w:szCs w:val="20"/>
                                            </w:rPr>
                                          </w:rPrChange>
                                        </w:rPr>
                                        <w:delText>makes innovative use of technology and the power of internet to make</w:delText>
                                      </w:r>
                                    </w:del>
                                  </w:ins>
                                  <w:ins w:id="104" w:author="Yash Ganthe" w:date="2016-09-15T05:56:00Z">
                                    <w:del w:id="105" w:author="Anjali" w:date="2016-09-15T10:20:00Z">
                                      <w:r w:rsidRPr="00B474A5" w:rsidDel="00402DC2">
                                        <w:rPr>
                                          <w:color w:val="595959" w:themeColor="text1" w:themeTint="A6"/>
                                          <w:rPrChange w:id="106" w:author="Yash Ganthe" w:date="2016-09-15T06:31:00Z">
                                            <w:rPr>
                                              <w:color w:val="595959" w:themeColor="text1" w:themeTint="A6"/>
                                              <w:sz w:val="20"/>
                                              <w:szCs w:val="20"/>
                                            </w:rPr>
                                          </w:rPrChange>
                                        </w:rPr>
                                        <w:delText xml:space="preserve"> accurate</w:delText>
                                      </w:r>
                                    </w:del>
                                  </w:ins>
                                  <w:ins w:id="107" w:author="Yash Ganthe" w:date="2016-09-15T05:55:00Z">
                                    <w:del w:id="108" w:author="Anjali" w:date="2016-09-15T10:20:00Z">
                                      <w:r w:rsidRPr="00B474A5" w:rsidDel="00402DC2">
                                        <w:rPr>
                                          <w:color w:val="595959" w:themeColor="text1" w:themeTint="A6"/>
                                          <w:rPrChange w:id="109" w:author="Yash Ganthe" w:date="2016-09-15T06:31:00Z">
                                            <w:rPr>
                                              <w:color w:val="595959" w:themeColor="text1" w:themeTint="A6"/>
                                              <w:sz w:val="20"/>
                                              <w:szCs w:val="20"/>
                                            </w:rPr>
                                          </w:rPrChange>
                                        </w:rPr>
                                        <w:delText xml:space="preserve"> travel information available </w:delText>
                                      </w:r>
                                    </w:del>
                                  </w:ins>
                                  <w:ins w:id="110" w:author="Yash Ganthe" w:date="2016-09-15T05:56:00Z">
                                    <w:del w:id="111" w:author="Anjali" w:date="2016-09-15T10:20:00Z">
                                      <w:r w:rsidRPr="00B474A5" w:rsidDel="00402DC2">
                                        <w:rPr>
                                          <w:color w:val="595959" w:themeColor="text1" w:themeTint="A6"/>
                                          <w:rPrChange w:id="112" w:author="Yash Ganthe" w:date="2016-09-15T06:31:00Z">
                                            <w:rPr>
                                              <w:color w:val="595959" w:themeColor="text1" w:themeTint="A6"/>
                                              <w:sz w:val="20"/>
                                              <w:szCs w:val="20"/>
                                            </w:rPr>
                                          </w:rPrChange>
                                        </w:rPr>
                                        <w:delText xml:space="preserve">to tourists as </w:delText>
                                      </w:r>
                                    </w:del>
                                  </w:ins>
                                  <w:ins w:id="113" w:author="Yash Ganthe" w:date="2016-09-15T05:58:00Z">
                                    <w:del w:id="114" w:author="Anjali" w:date="2016-09-15T10:20:00Z">
                                      <w:r w:rsidRPr="00B474A5" w:rsidDel="00402DC2">
                                        <w:rPr>
                                          <w:color w:val="595959" w:themeColor="text1" w:themeTint="A6"/>
                                          <w:rPrChange w:id="115" w:author="Yash Ganthe" w:date="2016-09-15T06:31:00Z">
                                            <w:rPr>
                                              <w:color w:val="595959" w:themeColor="text1" w:themeTint="A6"/>
                                              <w:sz w:val="20"/>
                                              <w:szCs w:val="20"/>
                                            </w:rPr>
                                          </w:rPrChange>
                                        </w:rPr>
                                        <w:delText>w</w:delText>
                                      </w:r>
                                    </w:del>
                                  </w:ins>
                                  <w:ins w:id="116" w:author="Yash Ganthe" w:date="2016-09-15T05:56:00Z">
                                    <w:del w:id="117" w:author="Anjali" w:date="2016-09-15T10:20:00Z">
                                      <w:r w:rsidRPr="00B474A5" w:rsidDel="00402DC2">
                                        <w:rPr>
                                          <w:color w:val="595959" w:themeColor="text1" w:themeTint="A6"/>
                                          <w:rPrChange w:id="118" w:author="Yash Ganthe" w:date="2016-09-15T06:31:00Z">
                                            <w:rPr>
                                              <w:color w:val="595959" w:themeColor="text1" w:themeTint="A6"/>
                                              <w:sz w:val="20"/>
                                              <w:szCs w:val="20"/>
                                            </w:rPr>
                                          </w:rPrChange>
                                        </w:rPr>
                                        <w:delText>ell as locals.</w:delText>
                                      </w:r>
                                    </w:del>
                                  </w:ins>
                                  <w:ins w:id="119" w:author="Yash Ganthe" w:date="2016-09-15T05:58:00Z">
                                    <w:del w:id="120" w:author="Anjali" w:date="2016-09-15T10:20:00Z">
                                      <w:r w:rsidR="00D208EB" w:rsidRPr="00B474A5" w:rsidDel="00402DC2">
                                        <w:rPr>
                                          <w:color w:val="595959" w:themeColor="text1" w:themeTint="A6"/>
                                          <w:rPrChange w:id="121" w:author="Yash Ganthe" w:date="2016-09-15T06:31:00Z">
                                            <w:rPr>
                                              <w:color w:val="595959" w:themeColor="text1" w:themeTint="A6"/>
                                              <w:sz w:val="20"/>
                                              <w:szCs w:val="20"/>
                                            </w:rPr>
                                          </w:rPrChange>
                                        </w:rPr>
                                        <w:delText xml:space="preserve"> Goa will be able to </w:delText>
                                      </w:r>
                                    </w:del>
                                  </w:ins>
                                  <w:ins w:id="122" w:author="Yash Ganthe" w:date="2016-09-15T06:00:00Z">
                                    <w:del w:id="123" w:author="Anjali" w:date="2016-09-15T10:20:00Z">
                                      <w:r w:rsidR="00D208EB" w:rsidRPr="00B474A5" w:rsidDel="00402DC2">
                                        <w:rPr>
                                          <w:color w:val="595959" w:themeColor="text1" w:themeTint="A6"/>
                                          <w:rPrChange w:id="124" w:author="Yash Ganthe" w:date="2016-09-15T06:31:00Z">
                                            <w:rPr>
                                              <w:color w:val="595959" w:themeColor="text1" w:themeTint="A6"/>
                                              <w:sz w:val="20"/>
                                              <w:szCs w:val="20"/>
                                            </w:rPr>
                                          </w:rPrChange>
                                        </w:rPr>
                                        <w:delText>develop</w:delText>
                                      </w:r>
                                    </w:del>
                                  </w:ins>
                                  <w:ins w:id="125" w:author="Yash Ganthe" w:date="2016-09-15T05:58:00Z">
                                    <w:del w:id="126" w:author="Anjali" w:date="2016-09-15T10:20:00Z">
                                      <w:r w:rsidR="00D208EB" w:rsidRPr="00B474A5" w:rsidDel="00402DC2">
                                        <w:rPr>
                                          <w:color w:val="595959" w:themeColor="text1" w:themeTint="A6"/>
                                          <w:rPrChange w:id="127" w:author="Yash Ganthe" w:date="2016-09-15T06:31:00Z">
                                            <w:rPr>
                                              <w:color w:val="595959" w:themeColor="text1" w:themeTint="A6"/>
                                              <w:sz w:val="20"/>
                                              <w:szCs w:val="20"/>
                                            </w:rPr>
                                          </w:rPrChange>
                                        </w:rPr>
                                        <w:delText xml:space="preserve"> </w:delText>
                                      </w:r>
                                    </w:del>
                                  </w:ins>
                                  <w:ins w:id="128" w:author="Yash Ganthe" w:date="2016-09-15T06:00:00Z">
                                    <w:del w:id="129" w:author="Anjali" w:date="2016-09-15T10:20:00Z">
                                      <w:r w:rsidR="00D208EB" w:rsidRPr="00B474A5" w:rsidDel="00402DC2">
                                        <w:rPr>
                                          <w:color w:val="595959" w:themeColor="text1" w:themeTint="A6"/>
                                          <w:rPrChange w:id="130" w:author="Yash Ganthe" w:date="2016-09-15T06:31:00Z">
                                            <w:rPr>
                                              <w:color w:val="595959" w:themeColor="text1" w:themeTint="A6"/>
                                              <w:sz w:val="20"/>
                                              <w:szCs w:val="20"/>
                                            </w:rPr>
                                          </w:rPrChange>
                                        </w:rPr>
                                        <w:delText xml:space="preserve">a </w:delText>
                                      </w:r>
                                    </w:del>
                                  </w:ins>
                                  <w:ins w:id="131" w:author="Yash Ganthe" w:date="2016-09-15T05:58:00Z">
                                    <w:del w:id="132" w:author="Anjali" w:date="2016-09-15T10:20:00Z">
                                      <w:r w:rsidR="00D208EB" w:rsidRPr="00B474A5" w:rsidDel="00402DC2">
                                        <w:rPr>
                                          <w:color w:val="595959" w:themeColor="text1" w:themeTint="A6"/>
                                          <w:rPrChange w:id="133" w:author="Yash Ganthe" w:date="2016-09-15T06:31:00Z">
                                            <w:rPr>
                                              <w:color w:val="595959" w:themeColor="text1" w:themeTint="A6"/>
                                              <w:sz w:val="20"/>
                                              <w:szCs w:val="20"/>
                                            </w:rPr>
                                          </w:rPrChange>
                                        </w:rPr>
                                        <w:delText>sustainable tourism industry by enhancing visitor experience by making information readily available.</w:delText>
                                      </w:r>
                                    </w:del>
                                  </w:ins>
                                  <w:ins w:id="134" w:author="Anjali" w:date="2016-09-15T10:20:00Z">
                                    <w:r w:rsidR="00402DC2">
                                      <w:rPr>
                                        <w:color w:val="595959" w:themeColor="text1" w:themeTint="A6"/>
                                      </w:rPr>
                                      <w:t>The project makes innovative use of technology and the power of internet to make accurate travel information available to tourists</w:t>
                                    </w:r>
                                    <w:del w:id="135" w:author="Yash Ganthe" w:date="2016-09-17T15:41:00Z">
                                      <w:r w:rsidR="00402DC2" w:rsidDel="00E111C1">
                                        <w:rPr>
                                          <w:color w:val="595959" w:themeColor="text1" w:themeTint="A6"/>
                                        </w:rPr>
                                        <w:delText xml:space="preserve"> as well as locals</w:delText>
                                      </w:r>
                                    </w:del>
                                    <w:r w:rsidR="00402DC2">
                                      <w:rPr>
                                        <w:color w:val="595959" w:themeColor="text1" w:themeTint="A6"/>
                                      </w:rPr>
                                      <w:t xml:space="preserve">. </w:t>
                                    </w:r>
                                  </w:ins>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336C57C" id="Text Box 153" o:spid="_x0000_s1027" type="#_x0000_t202" style="position:absolute;margin-left:38.7pt;margin-top:586.75pt;width:555.65pt;height:83.2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" filled="f" stroked="f" strokeweight=".5pt">
                  <v:textbox inset="126pt,0,54pt,0">
                    <w:txbxContent>
                      <w:p w14:paraId="681993BD" w14:textId="43CD67E2" w:rsidR="006A3172" w:rsidRDefault="006A3172">
                        <w:pPr>
                          <w:pStyle w:val="NoSpacing"/>
                          <w:jc w:val="right"/>
                          <w:rPr>
                            <w:color w:val="5B9BD5" w:themeColor="accent1"/>
                            <w:sz w:val="28"/>
                            <w:szCs w:val="28"/>
                          </w:rPr>
                        </w:pPr>
                        <w:del w:id="136" w:author="Yash Ganthe" w:date="2016-09-15T06:30:00Z">
                          <w:r w:rsidDel="00B474A5">
                            <w:rPr>
                              <w:color w:val="5B9BD5" w:themeColor="accent1"/>
                              <w:sz w:val="28"/>
                              <w:szCs w:val="28"/>
                            </w:rPr>
                            <w:delText>Abstract</w:delText>
                          </w:r>
                        </w:del>
                      </w:p>
                      <w:sdt>
                        <w:sdtPr>
                          <w:rPr>
                            <w:color w:val="595959" w:themeColor="text1" w:themeTint="A6"/>
                          </w:rPr>
                          <w:alias w:val="Abstract"/>
                          <w:tag w:val=""/>
                          <w:id w:val="-557316285"/>
                          <w:dataBinding w:prefixMappings="xmlns:ns0='http://schemas.microsoft.com/office/2006/coverPageProps' " w:xpath="/ns0:CoverPageProperties[1]/ns0:Abstract[1]" w:storeItemID="{55AF091B-3C7A-41E3-B477-F2FDAA23CFDA}"/>
                          <w:text w:multiLine="1"/>
                        </w:sdtPr>
                        <w:sdtEndPr/>
                        <w:sdtContent>
                          <w:p w14:paraId="3845B54B" w14:textId="59FB864D" w:rsidR="006A3172" w:rsidRPr="00B474A5" w:rsidRDefault="00F5449B">
                            <w:pPr>
                              <w:pStyle w:val="NoSpacing"/>
                              <w:rPr>
                                <w:color w:val="595959" w:themeColor="text1" w:themeTint="A6"/>
                                <w:rPrChange w:id="137" w:author="Yash Ganthe" w:date="2016-09-15T06:31:00Z">
                                  <w:rPr>
                                    <w:color w:val="595959" w:themeColor="text1" w:themeTint="A6"/>
                                    <w:sz w:val="20"/>
                                    <w:szCs w:val="20"/>
                                  </w:rPr>
                                </w:rPrChange>
                              </w:rPr>
                              <w:pPrChange w:id="138" w:author="Yash Ganthe" w:date="2016-09-15T06:31:00Z">
                                <w:pPr>
                                  <w:pStyle w:val="NoSpacing"/>
                                  <w:jc w:val="right"/>
                                </w:pPr>
                              </w:pPrChange>
                            </w:pPr>
                            <w:ins w:id="139" w:author="Yash Ganthe" w:date="2016-09-15T05:51:00Z">
                              <w:del w:id="140" w:author="Anjali" w:date="2016-09-15T10:20:00Z">
                                <w:r w:rsidRPr="00B474A5" w:rsidDel="00402DC2">
                                  <w:rPr>
                                    <w:color w:val="595959" w:themeColor="text1" w:themeTint="A6"/>
                                    <w:rPrChange w:id="141" w:author="Yash Ganthe" w:date="2016-09-15T06:31:00Z">
                                      <w:rPr>
                                        <w:color w:val="595959" w:themeColor="text1" w:themeTint="A6"/>
                                        <w:sz w:val="20"/>
                                        <w:szCs w:val="20"/>
                                      </w:rPr>
                                    </w:rPrChange>
                                  </w:rPr>
                                  <w:delText xml:space="preserve">The project </w:delText>
                                </w:r>
                              </w:del>
                            </w:ins>
                            <w:ins w:id="142" w:author="Yash Ganthe" w:date="2016-09-15T05:55:00Z">
                              <w:del w:id="143" w:author="Anjali" w:date="2016-09-15T10:20:00Z">
                                <w:r w:rsidRPr="00B474A5" w:rsidDel="00402DC2">
                                  <w:rPr>
                                    <w:color w:val="595959" w:themeColor="text1" w:themeTint="A6"/>
                                    <w:rPrChange w:id="144" w:author="Yash Ganthe" w:date="2016-09-15T06:31:00Z">
                                      <w:rPr>
                                        <w:color w:val="595959" w:themeColor="text1" w:themeTint="A6"/>
                                        <w:sz w:val="20"/>
                                        <w:szCs w:val="20"/>
                                      </w:rPr>
                                    </w:rPrChange>
                                  </w:rPr>
                                  <w:delText>makes innovative use of technology and the power of internet to make</w:delText>
                                </w:r>
                              </w:del>
                            </w:ins>
                            <w:ins w:id="145" w:author="Yash Ganthe" w:date="2016-09-15T05:56:00Z">
                              <w:del w:id="146" w:author="Anjali" w:date="2016-09-15T10:20:00Z">
                                <w:r w:rsidRPr="00B474A5" w:rsidDel="00402DC2">
                                  <w:rPr>
                                    <w:color w:val="595959" w:themeColor="text1" w:themeTint="A6"/>
                                    <w:rPrChange w:id="147" w:author="Yash Ganthe" w:date="2016-09-15T06:31:00Z">
                                      <w:rPr>
                                        <w:color w:val="595959" w:themeColor="text1" w:themeTint="A6"/>
                                        <w:sz w:val="20"/>
                                        <w:szCs w:val="20"/>
                                      </w:rPr>
                                    </w:rPrChange>
                                  </w:rPr>
                                  <w:delText xml:space="preserve"> accurate</w:delText>
                                </w:r>
                              </w:del>
                            </w:ins>
                            <w:ins w:id="148" w:author="Yash Ganthe" w:date="2016-09-15T05:55:00Z">
                              <w:del w:id="149" w:author="Anjali" w:date="2016-09-15T10:20:00Z">
                                <w:r w:rsidRPr="00B474A5" w:rsidDel="00402DC2">
                                  <w:rPr>
                                    <w:color w:val="595959" w:themeColor="text1" w:themeTint="A6"/>
                                    <w:rPrChange w:id="150" w:author="Yash Ganthe" w:date="2016-09-15T06:31:00Z">
                                      <w:rPr>
                                        <w:color w:val="595959" w:themeColor="text1" w:themeTint="A6"/>
                                        <w:sz w:val="20"/>
                                        <w:szCs w:val="20"/>
                                      </w:rPr>
                                    </w:rPrChange>
                                  </w:rPr>
                                  <w:delText xml:space="preserve"> travel information available </w:delText>
                                </w:r>
                              </w:del>
                            </w:ins>
                            <w:ins w:id="151" w:author="Yash Ganthe" w:date="2016-09-15T05:56:00Z">
                              <w:del w:id="152" w:author="Anjali" w:date="2016-09-15T10:20:00Z">
                                <w:r w:rsidRPr="00B474A5" w:rsidDel="00402DC2">
                                  <w:rPr>
                                    <w:color w:val="595959" w:themeColor="text1" w:themeTint="A6"/>
                                    <w:rPrChange w:id="153" w:author="Yash Ganthe" w:date="2016-09-15T06:31:00Z">
                                      <w:rPr>
                                        <w:color w:val="595959" w:themeColor="text1" w:themeTint="A6"/>
                                        <w:sz w:val="20"/>
                                        <w:szCs w:val="20"/>
                                      </w:rPr>
                                    </w:rPrChange>
                                  </w:rPr>
                                  <w:delText xml:space="preserve">to tourists as </w:delText>
                                </w:r>
                              </w:del>
                            </w:ins>
                            <w:ins w:id="154" w:author="Yash Ganthe" w:date="2016-09-15T05:58:00Z">
                              <w:del w:id="155" w:author="Anjali" w:date="2016-09-15T10:20:00Z">
                                <w:r w:rsidRPr="00B474A5" w:rsidDel="00402DC2">
                                  <w:rPr>
                                    <w:color w:val="595959" w:themeColor="text1" w:themeTint="A6"/>
                                    <w:rPrChange w:id="156" w:author="Yash Ganthe" w:date="2016-09-15T06:31:00Z">
                                      <w:rPr>
                                        <w:color w:val="595959" w:themeColor="text1" w:themeTint="A6"/>
                                        <w:sz w:val="20"/>
                                        <w:szCs w:val="20"/>
                                      </w:rPr>
                                    </w:rPrChange>
                                  </w:rPr>
                                  <w:delText>w</w:delText>
                                </w:r>
                              </w:del>
                            </w:ins>
                            <w:ins w:id="157" w:author="Yash Ganthe" w:date="2016-09-15T05:56:00Z">
                              <w:del w:id="158" w:author="Anjali" w:date="2016-09-15T10:20:00Z">
                                <w:r w:rsidRPr="00B474A5" w:rsidDel="00402DC2">
                                  <w:rPr>
                                    <w:color w:val="595959" w:themeColor="text1" w:themeTint="A6"/>
                                    <w:rPrChange w:id="159" w:author="Yash Ganthe" w:date="2016-09-15T06:31:00Z">
                                      <w:rPr>
                                        <w:color w:val="595959" w:themeColor="text1" w:themeTint="A6"/>
                                        <w:sz w:val="20"/>
                                        <w:szCs w:val="20"/>
                                      </w:rPr>
                                    </w:rPrChange>
                                  </w:rPr>
                                  <w:delText>ell as locals.</w:delText>
                                </w:r>
                              </w:del>
                            </w:ins>
                            <w:ins w:id="160" w:author="Yash Ganthe" w:date="2016-09-15T05:58:00Z">
                              <w:del w:id="161" w:author="Anjali" w:date="2016-09-15T10:20:00Z">
                                <w:r w:rsidR="00D208EB" w:rsidRPr="00B474A5" w:rsidDel="00402DC2">
                                  <w:rPr>
                                    <w:color w:val="595959" w:themeColor="text1" w:themeTint="A6"/>
                                    <w:rPrChange w:id="162" w:author="Yash Ganthe" w:date="2016-09-15T06:31:00Z">
                                      <w:rPr>
                                        <w:color w:val="595959" w:themeColor="text1" w:themeTint="A6"/>
                                        <w:sz w:val="20"/>
                                        <w:szCs w:val="20"/>
                                      </w:rPr>
                                    </w:rPrChange>
                                  </w:rPr>
                                  <w:delText xml:space="preserve"> Goa will be able to </w:delText>
                                </w:r>
                              </w:del>
                            </w:ins>
                            <w:ins w:id="163" w:author="Yash Ganthe" w:date="2016-09-15T06:00:00Z">
                              <w:del w:id="164" w:author="Anjali" w:date="2016-09-15T10:20:00Z">
                                <w:r w:rsidR="00D208EB" w:rsidRPr="00B474A5" w:rsidDel="00402DC2">
                                  <w:rPr>
                                    <w:color w:val="595959" w:themeColor="text1" w:themeTint="A6"/>
                                    <w:rPrChange w:id="165" w:author="Yash Ganthe" w:date="2016-09-15T06:31:00Z">
                                      <w:rPr>
                                        <w:color w:val="595959" w:themeColor="text1" w:themeTint="A6"/>
                                        <w:sz w:val="20"/>
                                        <w:szCs w:val="20"/>
                                      </w:rPr>
                                    </w:rPrChange>
                                  </w:rPr>
                                  <w:delText>develop</w:delText>
                                </w:r>
                              </w:del>
                            </w:ins>
                            <w:ins w:id="166" w:author="Yash Ganthe" w:date="2016-09-15T05:58:00Z">
                              <w:del w:id="167" w:author="Anjali" w:date="2016-09-15T10:20:00Z">
                                <w:r w:rsidR="00D208EB" w:rsidRPr="00B474A5" w:rsidDel="00402DC2">
                                  <w:rPr>
                                    <w:color w:val="595959" w:themeColor="text1" w:themeTint="A6"/>
                                    <w:rPrChange w:id="168" w:author="Yash Ganthe" w:date="2016-09-15T06:31:00Z">
                                      <w:rPr>
                                        <w:color w:val="595959" w:themeColor="text1" w:themeTint="A6"/>
                                        <w:sz w:val="20"/>
                                        <w:szCs w:val="20"/>
                                      </w:rPr>
                                    </w:rPrChange>
                                  </w:rPr>
                                  <w:delText xml:space="preserve"> </w:delText>
                                </w:r>
                              </w:del>
                            </w:ins>
                            <w:ins w:id="169" w:author="Yash Ganthe" w:date="2016-09-15T06:00:00Z">
                              <w:del w:id="170" w:author="Anjali" w:date="2016-09-15T10:20:00Z">
                                <w:r w:rsidR="00D208EB" w:rsidRPr="00B474A5" w:rsidDel="00402DC2">
                                  <w:rPr>
                                    <w:color w:val="595959" w:themeColor="text1" w:themeTint="A6"/>
                                    <w:rPrChange w:id="171" w:author="Yash Ganthe" w:date="2016-09-15T06:31:00Z">
                                      <w:rPr>
                                        <w:color w:val="595959" w:themeColor="text1" w:themeTint="A6"/>
                                        <w:sz w:val="20"/>
                                        <w:szCs w:val="20"/>
                                      </w:rPr>
                                    </w:rPrChange>
                                  </w:rPr>
                                  <w:delText xml:space="preserve">a </w:delText>
                                </w:r>
                              </w:del>
                            </w:ins>
                            <w:ins w:id="172" w:author="Yash Ganthe" w:date="2016-09-15T05:58:00Z">
                              <w:del w:id="173" w:author="Anjali" w:date="2016-09-15T10:20:00Z">
                                <w:r w:rsidR="00D208EB" w:rsidRPr="00B474A5" w:rsidDel="00402DC2">
                                  <w:rPr>
                                    <w:color w:val="595959" w:themeColor="text1" w:themeTint="A6"/>
                                    <w:rPrChange w:id="174" w:author="Yash Ganthe" w:date="2016-09-15T06:31:00Z">
                                      <w:rPr>
                                        <w:color w:val="595959" w:themeColor="text1" w:themeTint="A6"/>
                                        <w:sz w:val="20"/>
                                        <w:szCs w:val="20"/>
                                      </w:rPr>
                                    </w:rPrChange>
                                  </w:rPr>
                                  <w:delText>sustainable tourism industry by enhancing visitor experience by making information readily available.</w:delText>
                                </w:r>
                              </w:del>
                            </w:ins>
                            <w:ins w:id="175" w:author="Anjali" w:date="2016-09-15T10:20:00Z">
                              <w:r w:rsidR="00402DC2">
                                <w:rPr>
                                  <w:color w:val="595959" w:themeColor="text1" w:themeTint="A6"/>
                                </w:rPr>
                                <w:t>The project makes innovative use of technology and the power of internet to make accurate travel information available to tourists</w:t>
                              </w:r>
                              <w:del w:id="176" w:author="Yash Ganthe" w:date="2016-09-17T15:41:00Z">
                                <w:r w:rsidR="00402DC2" w:rsidDel="00E111C1">
                                  <w:rPr>
                                    <w:color w:val="595959" w:themeColor="text1" w:themeTint="A6"/>
                                  </w:rPr>
                                  <w:delText xml:space="preserve"> as well as locals</w:delText>
                                </w:r>
                              </w:del>
                              <w:r w:rsidR="00402DC2">
                                <w:rPr>
                                  <w:color w:val="595959" w:themeColor="text1" w:themeTint="A6"/>
                                </w:rPr>
                                <w:t xml:space="preserve">. </w:t>
                              </w:r>
                            </w:ins>
                          </w:p>
                        </w:sdtContent>
                      </w:sdt>
                    </w:txbxContent>
                  </v:textbox>
                  <w10:wrap type="square" anchorx="page" anchory="page"/>
                </v:shape>
              </w:pict>
            </mc:Fallback>
          </mc:AlternateContent>
        </w:r>
        <w:r w:rsidR="00B474A5">
          <w:rPr>
            <w:noProof/>
            <w:lang w:bidi="mr-IN"/>
          </w:rPr>
          <mc:AlternateContent>
            <mc:Choice Requires="wps">
              <w:drawing>
                <wp:anchor distT="0" distB="0" distL="114300" distR="114300" simplePos="0" relativeHeight="251663360" behindDoc="0" locked="0" layoutInCell="1" allowOverlap="1" wp14:anchorId="4BBFBE47" wp14:editId="50F5AF52">
                  <wp:simplePos x="0" y="0"/>
                  <wp:positionH relativeFrom="page">
                    <wp:posOffset>590550</wp:posOffset>
                  </wp:positionH>
                  <wp:positionV relativeFrom="page">
                    <wp:posOffset>5819775</wp:posOffset>
                  </wp:positionV>
                  <wp:extent cx="7315200" cy="185420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854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E76910" w14:textId="77777777" w:rsidR="006A3172" w:rsidRDefault="00833A52">
                              <w:pPr>
                                <w:jc w:val="right"/>
                                <w:rPr>
                                  <w:color w:val="5B9BD5" w:themeColor="accent1"/>
                                  <w:sz w:val="64"/>
                                  <w:szCs w:val="64"/>
                                </w:rPr>
                              </w:pPr>
                              <w:sdt>
                                <w:sdtPr>
                                  <w:rPr>
                                    <w:caps/>
                                    <w:color w:val="5B9BD5" w:themeColor="accent1"/>
                                    <w:sz w:val="64"/>
                                    <w:szCs w:val="64"/>
                                  </w:rPr>
                                  <w:alias w:val="Title"/>
                                  <w:tag w:val=""/>
                                  <w:id w:val="-22167763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ins w:id="177" w:author="Yash Ganthe" w:date="2016-09-14T02:06:00Z">
                                    <w:r w:rsidR="00502E0A">
                                      <w:rPr>
                                        <w:caps/>
                                        <w:color w:val="5B9BD5" w:themeColor="accent1"/>
                                        <w:sz w:val="64"/>
                                        <w:szCs w:val="64"/>
                                      </w:rPr>
                                      <w:t>Goa on Google</w:t>
                                    </w:r>
                                  </w:ins>
                                </w:sdtContent>
                              </w:sdt>
                            </w:p>
                            <w:sdt>
                              <w:sdtPr>
                                <w:rPr>
                                  <w:color w:val="404040" w:themeColor="text1" w:themeTint="BF"/>
                                  <w:sz w:val="36"/>
                                  <w:szCs w:val="36"/>
                                </w:rPr>
                                <w:alias w:val="Subtitle"/>
                                <w:tag w:val=""/>
                                <w:id w:val="-1616967827"/>
                                <w:dataBinding w:prefixMappings="xmlns:ns0='http://purl.org/dc/elements/1.1/' xmlns:ns1='http://schemas.openxmlformats.org/package/2006/metadata/core-properties' " w:xpath="/ns1:coreProperties[1]/ns0:subject[1]" w:storeItemID="{6C3C8BC8-F283-45AE-878A-BAB7291924A1}"/>
                                <w:text/>
                              </w:sdtPr>
                              <w:sdtEndPr/>
                              <w:sdtContent>
                                <w:p w14:paraId="2CB6688D" w14:textId="7F70779F" w:rsidR="006A3172" w:rsidRDefault="00502E0A">
                                  <w:pPr>
                                    <w:jc w:val="right"/>
                                    <w:rPr>
                                      <w:smallCaps/>
                                      <w:color w:val="404040" w:themeColor="text1" w:themeTint="BF"/>
                                      <w:sz w:val="36"/>
                                      <w:szCs w:val="36"/>
                                    </w:rPr>
                                  </w:pPr>
                                  <w:ins w:id="178" w:author="Yash Ganthe" w:date="2016-09-14T02:09:00Z">
                                    <w:r>
                                      <w:rPr>
                                        <w:color w:val="404040" w:themeColor="text1" w:themeTint="BF"/>
                                        <w:sz w:val="36"/>
                                        <w:szCs w:val="36"/>
                                      </w:rPr>
                                      <w:t>Bringing informatio</w:t>
                                    </w:r>
                                  </w:ins>
                                  <w:ins w:id="179" w:author="Anjali" w:date="2016-09-14T22:37:00Z">
                                    <w:r w:rsidR="00685D92">
                                      <w:rPr>
                                        <w:color w:val="404040" w:themeColor="text1" w:themeTint="BF"/>
                                        <w:sz w:val="36"/>
                                        <w:szCs w:val="36"/>
                                      </w:rPr>
                                      <w:t xml:space="preserve">n </w:t>
                                    </w:r>
                                    <w:del w:id="180" w:author="Yash Ganthe" w:date="2016-09-15T06:05:00Z">
                                      <w:r w:rsidR="00685D92" w:rsidDel="00D208EB">
                                        <w:rPr>
                                          <w:color w:val="404040" w:themeColor="text1" w:themeTint="BF"/>
                                          <w:sz w:val="36"/>
                                          <w:szCs w:val="36"/>
                                        </w:rPr>
                                        <w:delText>at the</w:delText>
                                      </w:r>
                                    </w:del>
                                  </w:ins>
                                  <w:ins w:id="181" w:author="Yash Ganthe" w:date="2016-09-15T06:05:00Z">
                                    <w:r w:rsidR="00D208EB">
                                      <w:rPr>
                                        <w:color w:val="404040" w:themeColor="text1" w:themeTint="BF"/>
                                        <w:sz w:val="36"/>
                                        <w:szCs w:val="36"/>
                                      </w:rPr>
                                      <w:t>to</w:t>
                                    </w:r>
                                  </w:ins>
                                  <w:ins w:id="182" w:author="Yash Ganthe" w:date="2016-09-14T02:09:00Z">
                                    <w:r>
                                      <w:rPr>
                                        <w:color w:val="404040" w:themeColor="text1" w:themeTint="BF"/>
                                        <w:sz w:val="36"/>
                                        <w:szCs w:val="36"/>
                                      </w:rPr>
                                      <w:t xml:space="preserve"> fingertips</w:t>
                                    </w:r>
                                  </w:ins>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BBFBE47" id="Text Box 154" o:spid="_x0000_s1028" type="#_x0000_t202" style="position:absolute;margin-left:46.5pt;margin-top:458.25pt;width:8in;height:146pt;z-index:25166336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" filled="f" stroked="f" strokeweight=".5pt">
                  <v:textbox inset="126pt,0,54pt,0">
                    <w:txbxContent>
                      <w:p w14:paraId="34E76910" w14:textId="77777777" w:rsidR="006A3172" w:rsidRDefault="00833A52">
                        <w:pPr>
                          <w:jc w:val="right"/>
                          <w:rPr>
                            <w:color w:val="5B9BD5" w:themeColor="accent1"/>
                            <w:sz w:val="64"/>
                            <w:szCs w:val="64"/>
                          </w:rPr>
                        </w:pPr>
                        <w:sdt>
                          <w:sdtPr>
                            <w:rPr>
                              <w:caps/>
                              <w:color w:val="5B9BD5" w:themeColor="accent1"/>
                              <w:sz w:val="64"/>
                              <w:szCs w:val="64"/>
                            </w:rPr>
                            <w:alias w:val="Title"/>
                            <w:tag w:val=""/>
                            <w:id w:val="-22167763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ins w:id="183" w:author="Yash Ganthe" w:date="2016-09-14T02:06:00Z">
                              <w:r w:rsidR="00502E0A">
                                <w:rPr>
                                  <w:caps/>
                                  <w:color w:val="5B9BD5" w:themeColor="accent1"/>
                                  <w:sz w:val="64"/>
                                  <w:szCs w:val="64"/>
                                </w:rPr>
                                <w:t>Goa on Google</w:t>
                              </w:r>
                            </w:ins>
                          </w:sdtContent>
                        </w:sdt>
                      </w:p>
                      <w:sdt>
                        <w:sdtPr>
                          <w:rPr>
                            <w:color w:val="404040" w:themeColor="text1" w:themeTint="BF"/>
                            <w:sz w:val="36"/>
                            <w:szCs w:val="36"/>
                          </w:rPr>
                          <w:alias w:val="Subtitle"/>
                          <w:tag w:val=""/>
                          <w:id w:val="-1616967827"/>
                          <w:dataBinding w:prefixMappings="xmlns:ns0='http://purl.org/dc/elements/1.1/' xmlns:ns1='http://schemas.openxmlformats.org/package/2006/metadata/core-properties' " w:xpath="/ns1:coreProperties[1]/ns0:subject[1]" w:storeItemID="{6C3C8BC8-F283-45AE-878A-BAB7291924A1}"/>
                          <w:text/>
                        </w:sdtPr>
                        <w:sdtEndPr/>
                        <w:sdtContent>
                          <w:p w14:paraId="2CB6688D" w14:textId="7F70779F" w:rsidR="006A3172" w:rsidRDefault="00502E0A">
                            <w:pPr>
                              <w:jc w:val="right"/>
                              <w:rPr>
                                <w:smallCaps/>
                                <w:color w:val="404040" w:themeColor="text1" w:themeTint="BF"/>
                                <w:sz w:val="36"/>
                                <w:szCs w:val="36"/>
                              </w:rPr>
                            </w:pPr>
                            <w:ins w:id="184" w:author="Yash Ganthe" w:date="2016-09-14T02:09:00Z">
                              <w:r>
                                <w:rPr>
                                  <w:color w:val="404040" w:themeColor="text1" w:themeTint="BF"/>
                                  <w:sz w:val="36"/>
                                  <w:szCs w:val="36"/>
                                </w:rPr>
                                <w:t>Bringing informatio</w:t>
                              </w:r>
                            </w:ins>
                            <w:ins w:id="185" w:author="Anjali" w:date="2016-09-14T22:37:00Z">
                              <w:r w:rsidR="00685D92">
                                <w:rPr>
                                  <w:color w:val="404040" w:themeColor="text1" w:themeTint="BF"/>
                                  <w:sz w:val="36"/>
                                  <w:szCs w:val="36"/>
                                </w:rPr>
                                <w:t xml:space="preserve">n </w:t>
                              </w:r>
                              <w:del w:id="186" w:author="Yash Ganthe" w:date="2016-09-15T06:05:00Z">
                                <w:r w:rsidR="00685D92" w:rsidDel="00D208EB">
                                  <w:rPr>
                                    <w:color w:val="404040" w:themeColor="text1" w:themeTint="BF"/>
                                    <w:sz w:val="36"/>
                                    <w:szCs w:val="36"/>
                                  </w:rPr>
                                  <w:delText>at the</w:delText>
                                </w:r>
                              </w:del>
                            </w:ins>
                            <w:ins w:id="187" w:author="Yash Ganthe" w:date="2016-09-15T06:05:00Z">
                              <w:r w:rsidR="00D208EB">
                                <w:rPr>
                                  <w:color w:val="404040" w:themeColor="text1" w:themeTint="BF"/>
                                  <w:sz w:val="36"/>
                                  <w:szCs w:val="36"/>
                                </w:rPr>
                                <w:t>to</w:t>
                              </w:r>
                            </w:ins>
                            <w:ins w:id="188" w:author="Yash Ganthe" w:date="2016-09-14T02:09:00Z">
                              <w:r>
                                <w:rPr>
                                  <w:color w:val="404040" w:themeColor="text1" w:themeTint="BF"/>
                                  <w:sz w:val="36"/>
                                  <w:szCs w:val="36"/>
                                </w:rPr>
                                <w:t xml:space="preserve"> fingertips</w:t>
                              </w:r>
                            </w:ins>
                          </w:p>
                        </w:sdtContent>
                      </w:sdt>
                    </w:txbxContent>
                  </v:textbox>
                  <w10:wrap type="square" anchorx="page" anchory="page"/>
                </v:shape>
              </w:pict>
            </mc:Fallback>
          </mc:AlternateContent>
        </w:r>
      </w:ins>
      <w:ins w:id="189" w:author="Yash Ganthe" w:date="2016-09-15T06:15:00Z">
        <w:r w:rsidR="00B156EF">
          <w:rPr>
            <w:rFonts w:asciiTheme="majorHAnsi" w:hAnsiTheme="majorHAnsi"/>
            <w:b/>
            <w:noProof/>
            <w:color w:val="2E74B5" w:themeColor="accent1" w:themeShade="BF"/>
            <w:sz w:val="40"/>
            <w:szCs w:val="32"/>
            <w:lang w:bidi="mr-IN"/>
            <w:rPrChange w:id="190" w:author="Unknown">
              <w:rPr>
                <w:noProof/>
                <w:lang w:bidi="mr-IN"/>
              </w:rPr>
            </w:rPrChange>
          </w:rPr>
          <w:drawing>
            <wp:inline distT="0" distB="0" distL="0" distR="0" wp14:anchorId="06FCCFBD" wp14:editId="75D1CD53">
              <wp:extent cx="5943600" cy="25584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Transi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ins>
    </w:p>
    <w:p w14:paraId="2687FECA" w14:textId="51E6E1E2" w:rsidR="00F5449B" w:rsidRDefault="00F5449B">
      <w:pPr>
        <w:rPr>
          <w:ins w:id="191" w:author="Yash Ganthe" w:date="2016-09-15T05:48:00Z"/>
        </w:rPr>
      </w:pPr>
    </w:p>
    <w:p w14:paraId="6A6201D4" w14:textId="22949BC6" w:rsidR="00322D60" w:rsidDel="00D208EB" w:rsidRDefault="006A3172">
      <w:pPr>
        <w:rPr>
          <w:del w:id="192" w:author="Yash Ganthe" w:date="2016-09-15T06:03:00Z"/>
        </w:rPr>
        <w:pPrChange w:id="193" w:author="Yash Ganthe" w:date="2016-09-15T06:03:00Z">
          <w:pPr>
            <w:spacing w:after="0"/>
            <w:jc w:val="center"/>
          </w:pPr>
        </w:pPrChange>
      </w:pPr>
      <w:moveToRangeStart w:id="194" w:author="Yash Ganthe" w:date="2016-09-14T00:47:00Z" w:name="move461577280"/>
      <w:moveTo w:id="195" w:author="Yash Ganthe" w:date="2016-09-14T00:47:00Z">
        <w:del w:id="196" w:author="Yash Ganthe" w:date="2016-09-14T02:09:00Z">
          <w:r w:rsidDel="00502E0A">
            <w:rPr>
              <w:rFonts w:asciiTheme="majorHAnsi" w:hAnsiTheme="majorHAnsi"/>
              <w:b/>
              <w:noProof/>
              <w:color w:val="2E74B5" w:themeColor="accent1" w:themeShade="BF"/>
              <w:sz w:val="40"/>
              <w:szCs w:val="32"/>
              <w:lang w:bidi="mr-IN"/>
              <w:rPrChange w:id="197" w:author="Unknown">
                <w:rPr>
                  <w:noProof/>
                  <w:lang w:bidi="mr-IN"/>
                </w:rPr>
              </w:rPrChange>
            </w:rPr>
            <w:drawing>
              <wp:inline distT="0" distB="0" distL="0" distR="0" wp14:anchorId="3AD126BB" wp14:editId="4B7E499C">
                <wp:extent cx="5943600" cy="2558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Transi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del>
      </w:moveTo>
      <w:moveFromRangeStart w:id="198" w:author="Yash Ganthe" w:date="2016-09-14T02:27:00Z" w:name="move461583375"/>
      <w:moveToRangeEnd w:id="194"/>
      <w:moveFrom w:id="199" w:author="Yash Ganthe" w:date="2016-09-14T02:27:00Z">
        <w:del w:id="200" w:author="Yash Ganthe" w:date="2016-09-15T06:03:00Z">
          <w:r w:rsidR="00F43344" w:rsidDel="00D208EB">
            <w:rPr>
              <w:noProof/>
              <w:lang w:bidi="mr-IN"/>
            </w:rPr>
            <w:drawing>
              <wp:inline distT="0" distB="0" distL="0" distR="0" wp14:anchorId="7990AB8D" wp14:editId="3E12290C">
                <wp:extent cx="3790950" cy="1085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203139_1769711053286156_5770980899029431375_n.png"/>
                        <pic:cNvPicPr/>
                      </pic:nvPicPr>
                      <pic:blipFill rotWithShape="1">
                        <a:blip r:embed="rId11">
                          <a:extLst>
                            <a:ext uri="{28A0092B-C50C-407E-A947-70E740481C1C}">
                              <a14:useLocalDpi xmlns:a14="http://schemas.microsoft.com/office/drawing/2010/main" val="0"/>
                            </a:ext>
                          </a:extLst>
                        </a:blip>
                        <a:srcRect b="14322"/>
                        <a:stretch/>
                      </pic:blipFill>
                      <pic:spPr bwMode="auto">
                        <a:xfrm>
                          <a:off x="0" y="0"/>
                          <a:ext cx="3791407" cy="1085981"/>
                        </a:xfrm>
                        <a:prstGeom prst="rect">
                          <a:avLst/>
                        </a:prstGeom>
                        <a:ln>
                          <a:noFill/>
                        </a:ln>
                        <a:extLst>
                          <a:ext uri="{53640926-AAD7-44D8-BBD7-CCE9431645EC}">
                            <a14:shadowObscured xmlns:a14="http://schemas.microsoft.com/office/drawing/2010/main"/>
                          </a:ext>
                        </a:extLst>
                      </pic:spPr>
                    </pic:pic>
                  </a:graphicData>
                </a:graphic>
              </wp:inline>
            </w:drawing>
          </w:r>
        </w:del>
      </w:moveFrom>
      <w:moveFromRangeEnd w:id="198"/>
    </w:p>
    <w:p w14:paraId="1473E77E" w14:textId="091A812A" w:rsidR="00685D92" w:rsidDel="00D208EB" w:rsidRDefault="00685D92">
      <w:pPr>
        <w:rPr>
          <w:ins w:id="201" w:author="Anjali" w:date="2016-09-14T22:40:00Z"/>
          <w:del w:id="202" w:author="Yash Ganthe" w:date="2016-09-15T06:03:00Z"/>
          <w:rFonts w:ascii="Imprint MT Shadow" w:hAnsi="Imprint MT Shadow" w:cs="Aharoni"/>
          <w:color w:val="2E74B5" w:themeColor="accent1" w:themeShade="BF"/>
          <w:sz w:val="48"/>
          <w:szCs w:val="28"/>
        </w:rPr>
        <w:pPrChange w:id="203" w:author="Yash Ganthe" w:date="2016-09-15T06:03:00Z">
          <w:pPr>
            <w:spacing w:after="0"/>
            <w:jc w:val="center"/>
          </w:pPr>
        </w:pPrChange>
      </w:pPr>
    </w:p>
    <w:p w14:paraId="3D848439" w14:textId="58D9CFF8" w:rsidR="00685D92" w:rsidDel="00D208EB" w:rsidRDefault="00685D92" w:rsidP="000578FA">
      <w:pPr>
        <w:spacing w:after="0"/>
        <w:jc w:val="center"/>
        <w:rPr>
          <w:ins w:id="204" w:author="Anjali" w:date="2016-09-14T22:40:00Z"/>
          <w:del w:id="205" w:author="Yash Ganthe" w:date="2016-09-15T06:03:00Z"/>
          <w:rFonts w:ascii="Imprint MT Shadow" w:hAnsi="Imprint MT Shadow" w:cs="Aharoni"/>
          <w:color w:val="2E74B5" w:themeColor="accent1" w:themeShade="BF"/>
          <w:sz w:val="48"/>
          <w:szCs w:val="28"/>
        </w:rPr>
      </w:pPr>
    </w:p>
    <w:p w14:paraId="4CED127C" w14:textId="5774DC2A" w:rsidR="001F0F29" w:rsidRPr="00685D92" w:rsidDel="00D208EB" w:rsidRDefault="001F0F29" w:rsidP="000578FA">
      <w:pPr>
        <w:spacing w:after="0"/>
        <w:jc w:val="center"/>
        <w:rPr>
          <w:ins w:id="206" w:author="Anjali" w:date="2016-09-14T22:42:00Z"/>
          <w:del w:id="207" w:author="Yash Ganthe" w:date="2016-09-15T06:03:00Z"/>
          <w:rFonts w:ascii="Imprint MT Shadow" w:hAnsi="Imprint MT Shadow" w:cs="Aharoni"/>
          <w:color w:val="1F4E79" w:themeColor="accent1" w:themeShade="80"/>
          <w:sz w:val="72"/>
          <w:szCs w:val="28"/>
          <w:rPrChange w:id="208" w:author="Anjali" w:date="2016-09-14T22:43:00Z">
            <w:rPr>
              <w:ins w:id="209" w:author="Anjali" w:date="2016-09-14T22:42:00Z"/>
              <w:del w:id="210" w:author="Yash Ganthe" w:date="2016-09-15T06:03:00Z"/>
              <w:rFonts w:ascii="Imprint MT Shadow" w:hAnsi="Imprint MT Shadow" w:cs="Aharoni"/>
              <w:color w:val="2E74B5" w:themeColor="accent1" w:themeShade="BF"/>
              <w:sz w:val="72"/>
              <w:szCs w:val="28"/>
            </w:rPr>
          </w:rPrChange>
        </w:rPr>
      </w:pPr>
      <w:del w:id="211" w:author="Yash Ganthe" w:date="2016-09-15T06:03:00Z">
        <w:r w:rsidRPr="00685D92" w:rsidDel="00D208EB">
          <w:rPr>
            <w:rFonts w:ascii="Imprint MT Shadow" w:hAnsi="Imprint MT Shadow" w:cs="Aharoni"/>
            <w:color w:val="1F4E79" w:themeColor="accent1" w:themeShade="80"/>
            <w:sz w:val="72"/>
            <w:szCs w:val="28"/>
            <w:rPrChange w:id="212" w:author="Anjali" w:date="2016-09-14T22:43:00Z">
              <w:rPr>
                <w:rFonts w:ascii="Baskerville Old Face" w:hAnsi="Baskerville Old Face"/>
                <w:color w:val="2E74B5" w:themeColor="accent1" w:themeShade="BF"/>
                <w:szCs w:val="28"/>
              </w:rPr>
            </w:rPrChange>
          </w:rPr>
          <w:delText>NewYug Technologies</w:delText>
        </w:r>
      </w:del>
    </w:p>
    <w:p w14:paraId="7C7E146F" w14:textId="392F1E36" w:rsidR="00685D92" w:rsidRPr="00685D92" w:rsidDel="00D208EB" w:rsidRDefault="00685D92" w:rsidP="000578FA">
      <w:pPr>
        <w:spacing w:after="0"/>
        <w:jc w:val="center"/>
        <w:rPr>
          <w:del w:id="213" w:author="Yash Ganthe" w:date="2016-09-15T06:03:00Z"/>
          <w:rFonts w:ascii="Imprint MT Shadow" w:hAnsi="Imprint MT Shadow" w:cs="Aharoni"/>
          <w:color w:val="1F4E79" w:themeColor="accent1" w:themeShade="80"/>
          <w:sz w:val="16"/>
          <w:szCs w:val="16"/>
          <w:rPrChange w:id="214" w:author="Anjali" w:date="2016-09-14T22:43:00Z">
            <w:rPr>
              <w:del w:id="215" w:author="Yash Ganthe" w:date="2016-09-15T06:03:00Z"/>
              <w:rFonts w:ascii="Baskerville Old Face" w:hAnsi="Baskerville Old Face"/>
              <w:color w:val="2E74B5" w:themeColor="accent1" w:themeShade="BF"/>
              <w:szCs w:val="28"/>
            </w:rPr>
          </w:rPrChange>
        </w:rPr>
      </w:pPr>
    </w:p>
    <w:p w14:paraId="3DEAEB2D" w14:textId="707C5EB7" w:rsidR="001F0F29" w:rsidRPr="00685D92" w:rsidDel="00D208EB" w:rsidRDefault="001F0F29" w:rsidP="000578FA">
      <w:pPr>
        <w:spacing w:after="0"/>
        <w:jc w:val="center"/>
        <w:rPr>
          <w:del w:id="216" w:author="Yash Ganthe" w:date="2016-09-15T06:03:00Z"/>
          <w:rFonts w:ascii="Baskerville Old Face" w:hAnsi="Baskerville Old Face"/>
          <w:color w:val="1F4E79" w:themeColor="accent1" w:themeShade="80"/>
          <w:szCs w:val="28"/>
          <w:rPrChange w:id="217" w:author="Anjali" w:date="2016-09-14T22:43:00Z">
            <w:rPr>
              <w:del w:id="218" w:author="Yash Ganthe" w:date="2016-09-15T06:03:00Z"/>
              <w:rFonts w:ascii="Baskerville Old Face" w:hAnsi="Baskerville Old Face"/>
              <w:color w:val="2E74B5" w:themeColor="accent1" w:themeShade="BF"/>
              <w:szCs w:val="28"/>
            </w:rPr>
          </w:rPrChange>
        </w:rPr>
      </w:pPr>
      <w:del w:id="219" w:author="Yash Ganthe" w:date="2016-09-15T06:03:00Z">
        <w:r w:rsidRPr="00685D92" w:rsidDel="00D208EB">
          <w:rPr>
            <w:rFonts w:ascii="Baskerville Old Face" w:hAnsi="Baskerville Old Face"/>
            <w:color w:val="1F4E79" w:themeColor="accent1" w:themeShade="80"/>
            <w:szCs w:val="28"/>
            <w:rPrChange w:id="220" w:author="Anjali" w:date="2016-09-14T22:43:00Z">
              <w:rPr>
                <w:rFonts w:ascii="Baskerville Old Face" w:hAnsi="Baskerville Old Face"/>
                <w:color w:val="2E74B5" w:themeColor="accent1" w:themeShade="BF"/>
                <w:szCs w:val="28"/>
              </w:rPr>
            </w:rPrChange>
          </w:rPr>
          <w:delText>F-5, Mansukh Apt, B.</w:delText>
        </w:r>
      </w:del>
      <w:ins w:id="221" w:author="Anjali" w:date="2016-09-14T22:40:00Z">
        <w:del w:id="222" w:author="Yash Ganthe" w:date="2016-09-15T06:03:00Z">
          <w:r w:rsidR="00685D92" w:rsidRPr="00685D92" w:rsidDel="00D208EB">
            <w:rPr>
              <w:rFonts w:ascii="Baskerville Old Face" w:hAnsi="Baskerville Old Face"/>
              <w:color w:val="1F4E79" w:themeColor="accent1" w:themeShade="80"/>
              <w:szCs w:val="28"/>
              <w:rPrChange w:id="223" w:author="Anjali" w:date="2016-09-14T22:43:00Z">
                <w:rPr>
                  <w:rFonts w:ascii="Baskerville Old Face" w:hAnsi="Baskerville Old Face"/>
                  <w:color w:val="2E74B5" w:themeColor="accent1" w:themeShade="BF"/>
                  <w:szCs w:val="28"/>
                </w:rPr>
              </w:rPrChange>
            </w:rPr>
            <w:delText xml:space="preserve"> </w:delText>
          </w:r>
        </w:del>
      </w:ins>
      <w:del w:id="224" w:author="Yash Ganthe" w:date="2016-09-15T06:03:00Z">
        <w:r w:rsidRPr="00685D92" w:rsidDel="00D208EB">
          <w:rPr>
            <w:rFonts w:ascii="Baskerville Old Face" w:hAnsi="Baskerville Old Face"/>
            <w:color w:val="1F4E79" w:themeColor="accent1" w:themeShade="80"/>
            <w:szCs w:val="28"/>
            <w:rPrChange w:id="225" w:author="Anjali" w:date="2016-09-14T22:43:00Z">
              <w:rPr>
                <w:rFonts w:ascii="Baskerville Old Face" w:hAnsi="Baskerville Old Face"/>
                <w:color w:val="2E74B5" w:themeColor="accent1" w:themeShade="BF"/>
                <w:szCs w:val="28"/>
              </w:rPr>
            </w:rPrChange>
          </w:rPr>
          <w:delText>B.</w:delText>
        </w:r>
      </w:del>
      <w:ins w:id="226" w:author="Anjali" w:date="2016-09-14T22:40:00Z">
        <w:del w:id="227" w:author="Yash Ganthe" w:date="2016-09-15T06:03:00Z">
          <w:r w:rsidR="00685D92" w:rsidRPr="00685D92" w:rsidDel="00D208EB">
            <w:rPr>
              <w:rFonts w:ascii="Baskerville Old Face" w:hAnsi="Baskerville Old Face"/>
              <w:color w:val="1F4E79" w:themeColor="accent1" w:themeShade="80"/>
              <w:szCs w:val="28"/>
              <w:rPrChange w:id="228" w:author="Anjali" w:date="2016-09-14T22:43:00Z">
                <w:rPr>
                  <w:rFonts w:ascii="Baskerville Old Face" w:hAnsi="Baskerville Old Face"/>
                  <w:color w:val="2E74B5" w:themeColor="accent1" w:themeShade="BF"/>
                  <w:szCs w:val="28"/>
                </w:rPr>
              </w:rPrChange>
            </w:rPr>
            <w:delText xml:space="preserve"> </w:delText>
          </w:r>
        </w:del>
      </w:ins>
      <w:del w:id="229" w:author="Yash Ganthe" w:date="2016-09-15T06:03:00Z">
        <w:r w:rsidRPr="00685D92" w:rsidDel="00D208EB">
          <w:rPr>
            <w:rFonts w:ascii="Baskerville Old Face" w:hAnsi="Baskerville Old Face"/>
            <w:color w:val="1F4E79" w:themeColor="accent1" w:themeShade="80"/>
            <w:szCs w:val="28"/>
            <w:rPrChange w:id="230" w:author="Anjali" w:date="2016-09-14T22:43:00Z">
              <w:rPr>
                <w:rFonts w:ascii="Baskerville Old Face" w:hAnsi="Baskerville Old Face"/>
                <w:color w:val="2E74B5" w:themeColor="accent1" w:themeShade="BF"/>
                <w:szCs w:val="28"/>
              </w:rPr>
            </w:rPrChange>
          </w:rPr>
          <w:delText>Borkar Rd, Alto Porvorim Goa 403521</w:delText>
        </w:r>
      </w:del>
    </w:p>
    <w:p w14:paraId="784CE5CD" w14:textId="6E4A80FF" w:rsidR="000578FA" w:rsidDel="00D208EB" w:rsidRDefault="000578FA" w:rsidP="000578FA">
      <w:pPr>
        <w:spacing w:after="0"/>
        <w:jc w:val="center"/>
        <w:rPr>
          <w:del w:id="231" w:author="Yash Ganthe" w:date="2016-09-15T06:03:00Z"/>
          <w:rFonts w:ascii="Baskerville Old Face" w:hAnsi="Baskerville Old Face"/>
          <w:color w:val="2E74B5" w:themeColor="accent1" w:themeShade="BF"/>
          <w:szCs w:val="28"/>
        </w:rPr>
      </w:pPr>
    </w:p>
    <w:p w14:paraId="3918DC1D" w14:textId="3B43B3D8" w:rsidR="000578FA" w:rsidDel="00D208EB" w:rsidRDefault="000578FA" w:rsidP="000578FA">
      <w:pPr>
        <w:spacing w:after="0"/>
        <w:jc w:val="center"/>
        <w:rPr>
          <w:del w:id="232" w:author="Yash Ganthe" w:date="2016-09-15T06:03:00Z"/>
          <w:rFonts w:ascii="Baskerville Old Face" w:hAnsi="Baskerville Old Face"/>
          <w:color w:val="2E74B5" w:themeColor="accent1" w:themeShade="BF"/>
          <w:szCs w:val="28"/>
        </w:rPr>
      </w:pPr>
    </w:p>
    <w:p w14:paraId="09C11B15" w14:textId="2F572D07" w:rsidR="001F0F29" w:rsidDel="00D208EB" w:rsidRDefault="001F0F29" w:rsidP="000578FA">
      <w:pPr>
        <w:spacing w:after="0"/>
        <w:jc w:val="center"/>
        <w:rPr>
          <w:del w:id="233" w:author="Yash Ganthe" w:date="2016-09-15T06:03:00Z"/>
        </w:rPr>
      </w:pPr>
    </w:p>
    <w:p w14:paraId="5038A03D" w14:textId="29B7BEAB" w:rsidR="00F43344" w:rsidRPr="00685D92" w:rsidDel="00D208EB" w:rsidRDefault="001F0F29" w:rsidP="000578FA">
      <w:pPr>
        <w:spacing w:after="0"/>
        <w:jc w:val="center"/>
        <w:rPr>
          <w:del w:id="234" w:author="Yash Ganthe" w:date="2016-09-15T06:03:00Z"/>
          <w:rFonts w:cstheme="minorHAnsi"/>
          <w:color w:val="2E74B5" w:themeColor="accent1" w:themeShade="BF"/>
          <w:sz w:val="80"/>
          <w:szCs w:val="80"/>
          <w:rPrChange w:id="235" w:author="Anjali" w:date="2016-09-14T22:43:00Z">
            <w:rPr>
              <w:del w:id="236" w:author="Yash Ganthe" w:date="2016-09-15T06:03:00Z"/>
              <w:rFonts w:ascii="Baskerville Old Face" w:hAnsi="Baskerville Old Face"/>
              <w:color w:val="2E74B5" w:themeColor="accent1" w:themeShade="BF"/>
              <w:sz w:val="80"/>
              <w:szCs w:val="80"/>
            </w:rPr>
          </w:rPrChange>
        </w:rPr>
      </w:pPr>
      <w:del w:id="237" w:author="Yash Ganthe" w:date="2016-09-15T05:48:00Z">
        <w:r w:rsidRPr="00685D92" w:rsidDel="00F5449B">
          <w:rPr>
            <w:rFonts w:cstheme="minorHAnsi"/>
            <w:b/>
            <w:noProof/>
            <w:color w:val="ED7D31" w:themeColor="accent2"/>
            <w:sz w:val="80"/>
            <w:szCs w:val="80"/>
            <w:lang w:bidi="mr-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Change w:id="238" w:author="Anjali" w:date="2016-09-14T22:43:00Z">
              <w:rPr>
                <w:rFonts w:ascii="Baskerville Old Face" w:hAnsi="Baskerville Old Face"/>
                <w:b/>
                <w:noProof/>
                <w:color w:val="4472C4" w:themeColor="accent5"/>
                <w:sz w:val="80"/>
                <w:szCs w:val="80"/>
                <w:lang w:bidi="mr-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rPrChange>
          </w:rPr>
          <w:drawing>
            <wp:anchor distT="0" distB="0" distL="114300" distR="114300" simplePos="0" relativeHeight="251658240" behindDoc="1" locked="0" layoutInCell="1" allowOverlap="1" wp14:anchorId="59BD8FB1" wp14:editId="73BFF788">
              <wp:simplePos x="0" y="0"/>
              <wp:positionH relativeFrom="column">
                <wp:posOffset>1866900</wp:posOffset>
              </wp:positionH>
              <wp:positionV relativeFrom="paragraph">
                <wp:posOffset>923290</wp:posOffset>
              </wp:positionV>
              <wp:extent cx="1932946" cy="1608081"/>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a-logo.jpg"/>
                      <pic:cNvPicPr/>
                    </pic:nvPicPr>
                    <pic:blipFill>
                      <a:blip r:embed="rId9">
                        <a:extLst>
                          <a:ext uri="{28A0092B-C50C-407E-A947-70E740481C1C}">
                            <a14:useLocalDpi xmlns:a14="http://schemas.microsoft.com/office/drawing/2010/main" val="0"/>
                          </a:ext>
                        </a:extLst>
                      </a:blip>
                      <a:stretch>
                        <a:fillRect/>
                      </a:stretch>
                    </pic:blipFill>
                    <pic:spPr>
                      <a:xfrm>
                        <a:off x="0" y="0"/>
                        <a:ext cx="1932946" cy="1608081"/>
                      </a:xfrm>
                      <a:prstGeom prst="rect">
                        <a:avLst/>
                      </a:prstGeom>
                    </pic:spPr>
                  </pic:pic>
                </a:graphicData>
              </a:graphic>
              <wp14:sizeRelH relativeFrom="margin">
                <wp14:pctWidth>0</wp14:pctWidth>
              </wp14:sizeRelH>
              <wp14:sizeRelV relativeFrom="margin">
                <wp14:pctHeight>0</wp14:pctHeight>
              </wp14:sizeRelV>
            </wp:anchor>
          </w:drawing>
        </w:r>
      </w:del>
      <w:del w:id="239" w:author="Yash Ganthe" w:date="2016-09-15T06:03:00Z">
        <w:r w:rsidR="00F43344" w:rsidRPr="00685D92" w:rsidDel="00D208EB">
          <w:rPr>
            <w:rFonts w:cstheme="minorHAnsi"/>
            <w:b/>
            <w:color w:val="ED7D31" w:themeColor="accent2"/>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Change w:id="240" w:author="Anjali" w:date="2016-09-14T22:43:00Z">
              <w:rPr>
                <w:rFonts w:ascii="Baskerville Old Face" w:hAnsi="Baskerville Old Face"/>
                <w:b/>
                <w:color w:val="4472C4" w:themeColor="accent5"/>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rPrChange>
          </w:rPr>
          <w:delText>Proposal for Goa Tourism</w:delText>
        </w:r>
      </w:del>
    </w:p>
    <w:p w14:paraId="27681310" w14:textId="370C4146" w:rsidR="001F0F29" w:rsidDel="00D208EB" w:rsidRDefault="001F0F29" w:rsidP="000578FA">
      <w:pPr>
        <w:spacing w:after="0"/>
        <w:jc w:val="center"/>
        <w:rPr>
          <w:del w:id="241" w:author="Yash Ganthe" w:date="2016-09-15T06:03:00Z"/>
          <w:rFonts w:ascii="Baskerville Old Face" w:hAnsi="Baskerville Old Face"/>
          <w:color w:val="2E74B5" w:themeColor="accent1" w:themeShade="BF"/>
          <w:sz w:val="72"/>
          <w:szCs w:val="72"/>
        </w:rPr>
      </w:pPr>
    </w:p>
    <w:p w14:paraId="5EB00A8D" w14:textId="6C30EEA6" w:rsidR="001F0F29" w:rsidDel="00D208EB" w:rsidRDefault="001F0F29" w:rsidP="000578FA">
      <w:pPr>
        <w:spacing w:after="0"/>
        <w:jc w:val="center"/>
        <w:rPr>
          <w:del w:id="242" w:author="Yash Ganthe" w:date="2016-09-15T06:03:00Z"/>
          <w:rFonts w:ascii="Baskerville Old Face" w:hAnsi="Baskerville Old Face"/>
          <w:color w:val="2E74B5" w:themeColor="accent1" w:themeShade="BF"/>
          <w:sz w:val="72"/>
          <w:szCs w:val="72"/>
        </w:rPr>
      </w:pPr>
    </w:p>
    <w:p w14:paraId="2291B6D7" w14:textId="2C403670" w:rsidR="001F0F29" w:rsidDel="00D208EB" w:rsidRDefault="001F0F29" w:rsidP="000578FA">
      <w:pPr>
        <w:spacing w:after="0"/>
        <w:jc w:val="center"/>
        <w:rPr>
          <w:del w:id="243" w:author="Yash Ganthe" w:date="2016-09-15T06:03:00Z"/>
          <w:rFonts w:ascii="Baskerville Old Face" w:hAnsi="Baskerville Old Face"/>
          <w:color w:val="2E74B5" w:themeColor="accent1" w:themeShade="BF"/>
          <w:sz w:val="72"/>
          <w:szCs w:val="72"/>
        </w:rPr>
      </w:pPr>
    </w:p>
    <w:p w14:paraId="4B2013FF" w14:textId="36754253" w:rsidR="000578FA" w:rsidDel="00D208EB" w:rsidRDefault="000578FA" w:rsidP="000578FA">
      <w:pPr>
        <w:spacing w:after="0"/>
        <w:jc w:val="center"/>
        <w:rPr>
          <w:del w:id="244" w:author="Yash Ganthe" w:date="2016-09-15T06:03:00Z"/>
          <w:rFonts w:ascii="Baskerville Old Face" w:hAnsi="Baskerville Old Face"/>
          <w:color w:val="2E74B5" w:themeColor="accent1" w:themeShade="BF"/>
          <w:szCs w:val="28"/>
        </w:rPr>
      </w:pPr>
    </w:p>
    <w:p w14:paraId="28ABF8D4" w14:textId="2CCF84A0" w:rsidR="001F0F29" w:rsidDel="00F5449B" w:rsidRDefault="001F0F29" w:rsidP="000578FA">
      <w:pPr>
        <w:spacing w:after="0"/>
        <w:jc w:val="center"/>
        <w:rPr>
          <w:del w:id="245" w:author="Yash Ganthe" w:date="2016-09-15T05:48:00Z"/>
          <w:rFonts w:ascii="Baskerville Old Face" w:hAnsi="Baskerville Old Face"/>
          <w:color w:val="2E74B5" w:themeColor="accent1" w:themeShade="BF"/>
          <w:szCs w:val="28"/>
        </w:rPr>
      </w:pPr>
      <w:del w:id="246" w:author="Yash Ganthe" w:date="2016-09-15T05:48:00Z">
        <w:r w:rsidDel="00F5449B">
          <w:rPr>
            <w:rFonts w:ascii="Baskerville Old Face" w:hAnsi="Baskerville Old Face"/>
            <w:color w:val="2E74B5" w:themeColor="accent1" w:themeShade="BF"/>
            <w:szCs w:val="28"/>
          </w:rPr>
          <w:delText>Goa Tourism Department, 2</w:delText>
        </w:r>
        <w:r w:rsidRPr="001F0F29" w:rsidDel="00F5449B">
          <w:rPr>
            <w:rFonts w:ascii="Baskerville Old Face" w:hAnsi="Baskerville Old Face"/>
            <w:color w:val="2E74B5" w:themeColor="accent1" w:themeShade="BF"/>
            <w:szCs w:val="28"/>
            <w:vertAlign w:val="superscript"/>
          </w:rPr>
          <w:delText>nd</w:delText>
        </w:r>
        <w:r w:rsidDel="00F5449B">
          <w:rPr>
            <w:rFonts w:ascii="Baskerville Old Face" w:hAnsi="Baskerville Old Face"/>
            <w:color w:val="2E74B5" w:themeColor="accent1" w:themeShade="BF"/>
            <w:szCs w:val="28"/>
          </w:rPr>
          <w:delText xml:space="preserve"> Floor, Parytan Bhavan, Patto – Panaji, Goa 403001</w:delText>
        </w:r>
      </w:del>
    </w:p>
    <w:p w14:paraId="687592AA" w14:textId="52D984CD" w:rsidR="001F0F29" w:rsidDel="00D208EB" w:rsidRDefault="001F0F29" w:rsidP="000578FA">
      <w:pPr>
        <w:spacing w:after="0"/>
        <w:jc w:val="center"/>
        <w:rPr>
          <w:del w:id="247" w:author="Yash Ganthe" w:date="2016-09-15T06:03:00Z"/>
          <w:rFonts w:ascii="Baskerville Old Face" w:hAnsi="Baskerville Old Face"/>
          <w:color w:val="2E74B5" w:themeColor="accent1" w:themeShade="BF"/>
          <w:szCs w:val="28"/>
        </w:rPr>
      </w:pPr>
    </w:p>
    <w:p w14:paraId="01885FB3" w14:textId="7DC8985E" w:rsidR="001F0F29" w:rsidDel="00D208EB" w:rsidRDefault="001F0F29" w:rsidP="000578FA">
      <w:pPr>
        <w:spacing w:after="0"/>
        <w:jc w:val="center"/>
        <w:rPr>
          <w:del w:id="248" w:author="Yash Ganthe" w:date="2016-09-15T06:03:00Z"/>
          <w:rFonts w:ascii="Baskerville Old Face" w:hAnsi="Baskerville Old Face"/>
          <w:color w:val="2E74B5" w:themeColor="accent1" w:themeShade="BF"/>
          <w:szCs w:val="28"/>
        </w:rPr>
      </w:pPr>
    </w:p>
    <w:p w14:paraId="67CC04A1" w14:textId="138A3D92" w:rsidR="000578FA" w:rsidDel="00D208EB" w:rsidRDefault="000578FA" w:rsidP="000578FA">
      <w:pPr>
        <w:spacing w:after="0"/>
        <w:jc w:val="center"/>
        <w:rPr>
          <w:del w:id="249" w:author="Yash Ganthe" w:date="2016-09-15T06:03:00Z"/>
          <w:rFonts w:ascii="Baskerville Old Face" w:hAnsi="Baskerville Old Face"/>
          <w:color w:val="2E74B5" w:themeColor="accent1" w:themeShade="BF"/>
          <w:szCs w:val="28"/>
        </w:rPr>
      </w:pPr>
    </w:p>
    <w:p w14:paraId="18DA93F2" w14:textId="3968C169" w:rsidR="000578FA" w:rsidDel="00D208EB" w:rsidRDefault="000578FA" w:rsidP="000578FA">
      <w:pPr>
        <w:spacing w:after="0"/>
        <w:jc w:val="center"/>
        <w:rPr>
          <w:del w:id="250" w:author="Yash Ganthe" w:date="2016-09-15T06:03:00Z"/>
          <w:rFonts w:ascii="Baskerville Old Face" w:hAnsi="Baskerville Old Face"/>
          <w:color w:val="2E74B5" w:themeColor="accent1" w:themeShade="BF"/>
          <w:szCs w:val="28"/>
        </w:rPr>
      </w:pPr>
    </w:p>
    <w:p w14:paraId="146A68BC" w14:textId="02D0BBE7" w:rsidR="000578FA" w:rsidDel="00D208EB" w:rsidRDefault="000578FA" w:rsidP="000578FA">
      <w:pPr>
        <w:spacing w:after="0"/>
        <w:jc w:val="center"/>
        <w:rPr>
          <w:del w:id="251" w:author="Yash Ganthe" w:date="2016-09-15T06:03:00Z"/>
          <w:rFonts w:ascii="Baskerville Old Face" w:hAnsi="Baskerville Old Face"/>
          <w:color w:val="2E74B5" w:themeColor="accent1" w:themeShade="BF"/>
          <w:szCs w:val="28"/>
        </w:rPr>
      </w:pPr>
    </w:p>
    <w:p w14:paraId="3799924D" w14:textId="4E42F9A7" w:rsidR="006A3172" w:rsidRDefault="006A3172">
      <w:pPr>
        <w:pStyle w:val="TOCHeading"/>
        <w:rPr>
          <w:ins w:id="252" w:author="Yash Ganthe" w:date="2016-09-14T00:47:00Z"/>
        </w:rPr>
      </w:pPr>
      <w:ins w:id="253" w:author="Yash Ganthe" w:date="2016-09-14T00:47:00Z">
        <w:r>
          <w:t>Contents</w:t>
        </w:r>
      </w:ins>
    </w:p>
    <w:p w14:paraId="1D4A5E88" w14:textId="77777777" w:rsidR="00E2576F" w:rsidRDefault="006A3172">
      <w:pPr>
        <w:pStyle w:val="TOC1"/>
        <w:tabs>
          <w:tab w:val="right" w:leader="dot" w:pos="9350"/>
        </w:tabs>
        <w:rPr>
          <w:ins w:id="254" w:author="Yash Ganthe" w:date="2016-09-17T16:01:00Z"/>
          <w:rFonts w:eastAsiaTheme="minorEastAsia"/>
          <w:noProof/>
          <w:sz w:val="22"/>
          <w:szCs w:val="20"/>
          <w:lang w:bidi="mr-IN"/>
        </w:rPr>
      </w:pPr>
      <w:ins w:id="255" w:author="Yash Ganthe" w:date="2016-09-14T00:47:00Z">
        <w:r>
          <w:fldChar w:fldCharType="begin"/>
        </w:r>
        <w:r>
          <w:instrText xml:space="preserve"> TOC \o "1-3" \h \z \u </w:instrText>
        </w:r>
        <w:r>
          <w:fldChar w:fldCharType="separate"/>
        </w:r>
      </w:ins>
      <w:ins w:id="256" w:author="Yash Ganthe" w:date="2016-09-17T16:01:00Z">
        <w:r w:rsidR="00E2576F" w:rsidRPr="004B2595">
          <w:rPr>
            <w:rStyle w:val="Hyperlink"/>
            <w:noProof/>
          </w:rPr>
          <w:fldChar w:fldCharType="begin"/>
        </w:r>
        <w:r w:rsidR="00E2576F" w:rsidRPr="004B2595">
          <w:rPr>
            <w:rStyle w:val="Hyperlink"/>
            <w:noProof/>
          </w:rPr>
          <w:instrText xml:space="preserve"> </w:instrText>
        </w:r>
        <w:r w:rsidR="00E2576F">
          <w:rPr>
            <w:noProof/>
          </w:rPr>
          <w:instrText>HYPERLINK \l "_Toc461891424"</w:instrText>
        </w:r>
        <w:r w:rsidR="00E2576F" w:rsidRPr="004B2595">
          <w:rPr>
            <w:rStyle w:val="Hyperlink"/>
            <w:noProof/>
          </w:rPr>
          <w:instrText xml:space="preserve"> </w:instrText>
        </w:r>
        <w:r w:rsidR="00E2576F" w:rsidRPr="004B2595">
          <w:rPr>
            <w:rStyle w:val="Hyperlink"/>
            <w:noProof/>
          </w:rPr>
        </w:r>
        <w:r w:rsidR="00E2576F" w:rsidRPr="004B2595">
          <w:rPr>
            <w:rStyle w:val="Hyperlink"/>
            <w:noProof/>
          </w:rPr>
          <w:fldChar w:fldCharType="separate"/>
        </w:r>
        <w:r w:rsidR="00E2576F" w:rsidRPr="004B2595">
          <w:rPr>
            <w:rStyle w:val="Hyperlink"/>
            <w:noProof/>
            <w:shd w:val="clear" w:color="auto" w:fill="FFFFFF"/>
          </w:rPr>
          <w:t>Executive Summary</w:t>
        </w:r>
        <w:r w:rsidR="00E2576F">
          <w:rPr>
            <w:noProof/>
            <w:webHidden/>
          </w:rPr>
          <w:tab/>
        </w:r>
        <w:r w:rsidR="00E2576F">
          <w:rPr>
            <w:noProof/>
            <w:webHidden/>
          </w:rPr>
          <w:fldChar w:fldCharType="begin"/>
        </w:r>
        <w:r w:rsidR="00E2576F">
          <w:rPr>
            <w:noProof/>
            <w:webHidden/>
          </w:rPr>
          <w:instrText xml:space="preserve"> PAGEREF _Toc461891424 \h </w:instrText>
        </w:r>
        <w:r w:rsidR="00E2576F">
          <w:rPr>
            <w:noProof/>
            <w:webHidden/>
          </w:rPr>
        </w:r>
      </w:ins>
      <w:r w:rsidR="00E2576F">
        <w:rPr>
          <w:noProof/>
          <w:webHidden/>
        </w:rPr>
        <w:fldChar w:fldCharType="separate"/>
      </w:r>
      <w:ins w:id="257" w:author="Yash Ganthe" w:date="2016-09-17T16:01:00Z">
        <w:r w:rsidR="00E2576F">
          <w:rPr>
            <w:noProof/>
            <w:webHidden/>
          </w:rPr>
          <w:t>2</w:t>
        </w:r>
        <w:r w:rsidR="00E2576F">
          <w:rPr>
            <w:noProof/>
            <w:webHidden/>
          </w:rPr>
          <w:fldChar w:fldCharType="end"/>
        </w:r>
        <w:r w:rsidR="00E2576F" w:rsidRPr="004B2595">
          <w:rPr>
            <w:rStyle w:val="Hyperlink"/>
            <w:noProof/>
          </w:rPr>
          <w:fldChar w:fldCharType="end"/>
        </w:r>
      </w:ins>
    </w:p>
    <w:p w14:paraId="49194812" w14:textId="77777777" w:rsidR="00E2576F" w:rsidRDefault="00E2576F">
      <w:pPr>
        <w:pStyle w:val="TOC2"/>
        <w:tabs>
          <w:tab w:val="right" w:leader="dot" w:pos="9350"/>
        </w:tabs>
        <w:rPr>
          <w:ins w:id="258" w:author="Yash Ganthe" w:date="2016-09-17T16:01:00Z"/>
          <w:rFonts w:eastAsiaTheme="minorEastAsia"/>
          <w:noProof/>
          <w:sz w:val="22"/>
          <w:szCs w:val="20"/>
          <w:lang w:bidi="mr-IN"/>
        </w:rPr>
      </w:pPr>
      <w:ins w:id="259" w:author="Yash Ganthe" w:date="2016-09-17T16:01:00Z">
        <w:r w:rsidRPr="004B2595">
          <w:rPr>
            <w:rStyle w:val="Hyperlink"/>
            <w:noProof/>
          </w:rPr>
          <w:fldChar w:fldCharType="begin"/>
        </w:r>
        <w:r w:rsidRPr="004B2595">
          <w:rPr>
            <w:rStyle w:val="Hyperlink"/>
            <w:noProof/>
          </w:rPr>
          <w:instrText xml:space="preserve"> </w:instrText>
        </w:r>
        <w:r>
          <w:rPr>
            <w:noProof/>
          </w:rPr>
          <w:instrText>HYPERLINK \l "_Toc461891425"</w:instrText>
        </w:r>
        <w:r w:rsidRPr="004B2595">
          <w:rPr>
            <w:rStyle w:val="Hyperlink"/>
            <w:noProof/>
          </w:rPr>
          <w:instrText xml:space="preserve"> </w:instrText>
        </w:r>
        <w:r w:rsidRPr="004B2595">
          <w:rPr>
            <w:rStyle w:val="Hyperlink"/>
            <w:noProof/>
          </w:rPr>
        </w:r>
        <w:r w:rsidRPr="004B2595">
          <w:rPr>
            <w:rStyle w:val="Hyperlink"/>
            <w:noProof/>
          </w:rPr>
          <w:fldChar w:fldCharType="separate"/>
        </w:r>
        <w:r w:rsidRPr="004B2595">
          <w:rPr>
            <w:rStyle w:val="Hyperlink"/>
            <w:noProof/>
          </w:rPr>
          <w:t>Existing problem</w:t>
        </w:r>
        <w:r>
          <w:rPr>
            <w:noProof/>
            <w:webHidden/>
          </w:rPr>
          <w:tab/>
        </w:r>
        <w:r>
          <w:rPr>
            <w:noProof/>
            <w:webHidden/>
          </w:rPr>
          <w:fldChar w:fldCharType="begin"/>
        </w:r>
        <w:r>
          <w:rPr>
            <w:noProof/>
            <w:webHidden/>
          </w:rPr>
          <w:instrText xml:space="preserve"> PAGEREF _Toc461891425 \h </w:instrText>
        </w:r>
        <w:r>
          <w:rPr>
            <w:noProof/>
            <w:webHidden/>
          </w:rPr>
        </w:r>
      </w:ins>
      <w:r>
        <w:rPr>
          <w:noProof/>
          <w:webHidden/>
        </w:rPr>
        <w:fldChar w:fldCharType="separate"/>
      </w:r>
      <w:ins w:id="260" w:author="Yash Ganthe" w:date="2016-09-17T16:01:00Z">
        <w:r>
          <w:rPr>
            <w:noProof/>
            <w:webHidden/>
          </w:rPr>
          <w:t>2</w:t>
        </w:r>
        <w:r>
          <w:rPr>
            <w:noProof/>
            <w:webHidden/>
          </w:rPr>
          <w:fldChar w:fldCharType="end"/>
        </w:r>
        <w:r w:rsidRPr="004B2595">
          <w:rPr>
            <w:rStyle w:val="Hyperlink"/>
            <w:noProof/>
          </w:rPr>
          <w:fldChar w:fldCharType="end"/>
        </w:r>
      </w:ins>
    </w:p>
    <w:p w14:paraId="69EEAB03" w14:textId="77777777" w:rsidR="00E2576F" w:rsidRDefault="00E2576F">
      <w:pPr>
        <w:pStyle w:val="TOC2"/>
        <w:tabs>
          <w:tab w:val="right" w:leader="dot" w:pos="9350"/>
        </w:tabs>
        <w:rPr>
          <w:ins w:id="261" w:author="Yash Ganthe" w:date="2016-09-17T16:01:00Z"/>
          <w:rFonts w:eastAsiaTheme="minorEastAsia"/>
          <w:noProof/>
          <w:sz w:val="22"/>
          <w:szCs w:val="20"/>
          <w:lang w:bidi="mr-IN"/>
        </w:rPr>
      </w:pPr>
      <w:ins w:id="262" w:author="Yash Ganthe" w:date="2016-09-17T16:01:00Z">
        <w:r w:rsidRPr="004B2595">
          <w:rPr>
            <w:rStyle w:val="Hyperlink"/>
            <w:noProof/>
          </w:rPr>
          <w:fldChar w:fldCharType="begin"/>
        </w:r>
        <w:r w:rsidRPr="004B2595">
          <w:rPr>
            <w:rStyle w:val="Hyperlink"/>
            <w:noProof/>
          </w:rPr>
          <w:instrText xml:space="preserve"> </w:instrText>
        </w:r>
        <w:r>
          <w:rPr>
            <w:noProof/>
          </w:rPr>
          <w:instrText>HYPERLINK \l "_Toc461891426"</w:instrText>
        </w:r>
        <w:r w:rsidRPr="004B2595">
          <w:rPr>
            <w:rStyle w:val="Hyperlink"/>
            <w:noProof/>
          </w:rPr>
          <w:instrText xml:space="preserve"> </w:instrText>
        </w:r>
        <w:r w:rsidRPr="004B2595">
          <w:rPr>
            <w:rStyle w:val="Hyperlink"/>
            <w:noProof/>
          </w:rPr>
        </w:r>
        <w:r w:rsidRPr="004B2595">
          <w:rPr>
            <w:rStyle w:val="Hyperlink"/>
            <w:noProof/>
          </w:rPr>
          <w:fldChar w:fldCharType="separate"/>
        </w:r>
        <w:r w:rsidRPr="004B2595">
          <w:rPr>
            <w:rStyle w:val="Hyperlink"/>
            <w:noProof/>
          </w:rPr>
          <w:t>The solution</w:t>
        </w:r>
        <w:r>
          <w:rPr>
            <w:noProof/>
            <w:webHidden/>
          </w:rPr>
          <w:tab/>
        </w:r>
        <w:r>
          <w:rPr>
            <w:noProof/>
            <w:webHidden/>
          </w:rPr>
          <w:fldChar w:fldCharType="begin"/>
        </w:r>
        <w:r>
          <w:rPr>
            <w:noProof/>
            <w:webHidden/>
          </w:rPr>
          <w:instrText xml:space="preserve"> PAGEREF _Toc461891426 \h </w:instrText>
        </w:r>
        <w:r>
          <w:rPr>
            <w:noProof/>
            <w:webHidden/>
          </w:rPr>
        </w:r>
      </w:ins>
      <w:r>
        <w:rPr>
          <w:noProof/>
          <w:webHidden/>
        </w:rPr>
        <w:fldChar w:fldCharType="separate"/>
      </w:r>
      <w:ins w:id="263" w:author="Yash Ganthe" w:date="2016-09-17T16:01:00Z">
        <w:r>
          <w:rPr>
            <w:noProof/>
            <w:webHidden/>
          </w:rPr>
          <w:t>2</w:t>
        </w:r>
        <w:r>
          <w:rPr>
            <w:noProof/>
            <w:webHidden/>
          </w:rPr>
          <w:fldChar w:fldCharType="end"/>
        </w:r>
        <w:r w:rsidRPr="004B2595">
          <w:rPr>
            <w:rStyle w:val="Hyperlink"/>
            <w:noProof/>
          </w:rPr>
          <w:fldChar w:fldCharType="end"/>
        </w:r>
      </w:ins>
    </w:p>
    <w:p w14:paraId="04236F14" w14:textId="77777777" w:rsidR="00E2576F" w:rsidRDefault="00E2576F">
      <w:pPr>
        <w:pStyle w:val="TOC2"/>
        <w:tabs>
          <w:tab w:val="right" w:leader="dot" w:pos="9350"/>
        </w:tabs>
        <w:rPr>
          <w:ins w:id="264" w:author="Yash Ganthe" w:date="2016-09-17T16:01:00Z"/>
          <w:rFonts w:eastAsiaTheme="minorEastAsia"/>
          <w:noProof/>
          <w:sz w:val="22"/>
          <w:szCs w:val="20"/>
          <w:lang w:bidi="mr-IN"/>
        </w:rPr>
      </w:pPr>
      <w:ins w:id="265" w:author="Yash Ganthe" w:date="2016-09-17T16:01:00Z">
        <w:r w:rsidRPr="004B2595">
          <w:rPr>
            <w:rStyle w:val="Hyperlink"/>
            <w:noProof/>
          </w:rPr>
          <w:fldChar w:fldCharType="begin"/>
        </w:r>
        <w:r w:rsidRPr="004B2595">
          <w:rPr>
            <w:rStyle w:val="Hyperlink"/>
            <w:noProof/>
          </w:rPr>
          <w:instrText xml:space="preserve"> </w:instrText>
        </w:r>
        <w:r>
          <w:rPr>
            <w:noProof/>
          </w:rPr>
          <w:instrText>HYPERLINK \l "_Toc461891427"</w:instrText>
        </w:r>
        <w:r w:rsidRPr="004B2595">
          <w:rPr>
            <w:rStyle w:val="Hyperlink"/>
            <w:noProof/>
          </w:rPr>
          <w:instrText xml:space="preserve"> </w:instrText>
        </w:r>
        <w:r w:rsidRPr="004B2595">
          <w:rPr>
            <w:rStyle w:val="Hyperlink"/>
            <w:noProof/>
          </w:rPr>
        </w:r>
        <w:r w:rsidRPr="004B2595">
          <w:rPr>
            <w:rStyle w:val="Hyperlink"/>
            <w:noProof/>
          </w:rPr>
          <w:fldChar w:fldCharType="separate"/>
        </w:r>
        <w:r w:rsidRPr="004B2595">
          <w:rPr>
            <w:rStyle w:val="Hyperlink"/>
            <w:noProof/>
          </w:rPr>
          <w:t>Our offering</w:t>
        </w:r>
        <w:r>
          <w:rPr>
            <w:noProof/>
            <w:webHidden/>
          </w:rPr>
          <w:tab/>
        </w:r>
        <w:r>
          <w:rPr>
            <w:noProof/>
            <w:webHidden/>
          </w:rPr>
          <w:fldChar w:fldCharType="begin"/>
        </w:r>
        <w:r>
          <w:rPr>
            <w:noProof/>
            <w:webHidden/>
          </w:rPr>
          <w:instrText xml:space="preserve"> PAGEREF _Toc461891427 \h </w:instrText>
        </w:r>
        <w:r>
          <w:rPr>
            <w:noProof/>
            <w:webHidden/>
          </w:rPr>
        </w:r>
      </w:ins>
      <w:r>
        <w:rPr>
          <w:noProof/>
          <w:webHidden/>
        </w:rPr>
        <w:fldChar w:fldCharType="separate"/>
      </w:r>
      <w:ins w:id="266" w:author="Yash Ganthe" w:date="2016-09-17T16:01:00Z">
        <w:r>
          <w:rPr>
            <w:noProof/>
            <w:webHidden/>
          </w:rPr>
          <w:t>2</w:t>
        </w:r>
        <w:r>
          <w:rPr>
            <w:noProof/>
            <w:webHidden/>
          </w:rPr>
          <w:fldChar w:fldCharType="end"/>
        </w:r>
        <w:r w:rsidRPr="004B2595">
          <w:rPr>
            <w:rStyle w:val="Hyperlink"/>
            <w:noProof/>
          </w:rPr>
          <w:fldChar w:fldCharType="end"/>
        </w:r>
      </w:ins>
    </w:p>
    <w:p w14:paraId="5E6915B3" w14:textId="77777777" w:rsidR="00E2576F" w:rsidRDefault="00E2576F">
      <w:pPr>
        <w:pStyle w:val="TOC2"/>
        <w:tabs>
          <w:tab w:val="right" w:leader="dot" w:pos="9350"/>
        </w:tabs>
        <w:rPr>
          <w:ins w:id="267" w:author="Yash Ganthe" w:date="2016-09-17T16:01:00Z"/>
          <w:rFonts w:eastAsiaTheme="minorEastAsia"/>
          <w:noProof/>
          <w:sz w:val="22"/>
          <w:szCs w:val="20"/>
          <w:lang w:bidi="mr-IN"/>
        </w:rPr>
      </w:pPr>
      <w:ins w:id="268" w:author="Yash Ganthe" w:date="2016-09-17T16:01:00Z">
        <w:r w:rsidRPr="004B2595">
          <w:rPr>
            <w:rStyle w:val="Hyperlink"/>
            <w:noProof/>
          </w:rPr>
          <w:fldChar w:fldCharType="begin"/>
        </w:r>
        <w:r w:rsidRPr="004B2595">
          <w:rPr>
            <w:rStyle w:val="Hyperlink"/>
            <w:noProof/>
          </w:rPr>
          <w:instrText xml:space="preserve"> </w:instrText>
        </w:r>
        <w:r>
          <w:rPr>
            <w:noProof/>
          </w:rPr>
          <w:instrText>HYPERLINK \l "_Toc461891428"</w:instrText>
        </w:r>
        <w:r w:rsidRPr="004B2595">
          <w:rPr>
            <w:rStyle w:val="Hyperlink"/>
            <w:noProof/>
          </w:rPr>
          <w:instrText xml:space="preserve"> </w:instrText>
        </w:r>
        <w:r w:rsidRPr="004B2595">
          <w:rPr>
            <w:rStyle w:val="Hyperlink"/>
            <w:noProof/>
          </w:rPr>
        </w:r>
        <w:r w:rsidRPr="004B2595">
          <w:rPr>
            <w:rStyle w:val="Hyperlink"/>
            <w:noProof/>
          </w:rPr>
          <w:fldChar w:fldCharType="separate"/>
        </w:r>
        <w:r w:rsidRPr="004B2595">
          <w:rPr>
            <w:rStyle w:val="Hyperlink"/>
            <w:noProof/>
          </w:rPr>
          <w:t>The benefit</w:t>
        </w:r>
        <w:r>
          <w:rPr>
            <w:noProof/>
            <w:webHidden/>
          </w:rPr>
          <w:tab/>
        </w:r>
        <w:r>
          <w:rPr>
            <w:noProof/>
            <w:webHidden/>
          </w:rPr>
          <w:fldChar w:fldCharType="begin"/>
        </w:r>
        <w:r>
          <w:rPr>
            <w:noProof/>
            <w:webHidden/>
          </w:rPr>
          <w:instrText xml:space="preserve"> PAGEREF _Toc461891428 \h </w:instrText>
        </w:r>
        <w:r>
          <w:rPr>
            <w:noProof/>
            <w:webHidden/>
          </w:rPr>
        </w:r>
      </w:ins>
      <w:r>
        <w:rPr>
          <w:noProof/>
          <w:webHidden/>
        </w:rPr>
        <w:fldChar w:fldCharType="separate"/>
      </w:r>
      <w:ins w:id="269" w:author="Yash Ganthe" w:date="2016-09-17T16:01:00Z">
        <w:r>
          <w:rPr>
            <w:noProof/>
            <w:webHidden/>
          </w:rPr>
          <w:t>2</w:t>
        </w:r>
        <w:r>
          <w:rPr>
            <w:noProof/>
            <w:webHidden/>
          </w:rPr>
          <w:fldChar w:fldCharType="end"/>
        </w:r>
        <w:r w:rsidRPr="004B2595">
          <w:rPr>
            <w:rStyle w:val="Hyperlink"/>
            <w:noProof/>
          </w:rPr>
          <w:fldChar w:fldCharType="end"/>
        </w:r>
      </w:ins>
    </w:p>
    <w:p w14:paraId="00726027" w14:textId="77777777" w:rsidR="00E2576F" w:rsidRDefault="00E2576F">
      <w:pPr>
        <w:pStyle w:val="TOC1"/>
        <w:tabs>
          <w:tab w:val="right" w:leader="dot" w:pos="9350"/>
        </w:tabs>
        <w:rPr>
          <w:ins w:id="270" w:author="Yash Ganthe" w:date="2016-09-17T16:01:00Z"/>
          <w:rFonts w:eastAsiaTheme="minorEastAsia"/>
          <w:noProof/>
          <w:sz w:val="22"/>
          <w:szCs w:val="20"/>
          <w:lang w:bidi="mr-IN"/>
        </w:rPr>
      </w:pPr>
      <w:ins w:id="271" w:author="Yash Ganthe" w:date="2016-09-17T16:01:00Z">
        <w:r w:rsidRPr="004B2595">
          <w:rPr>
            <w:rStyle w:val="Hyperlink"/>
            <w:noProof/>
          </w:rPr>
          <w:fldChar w:fldCharType="begin"/>
        </w:r>
        <w:r w:rsidRPr="004B2595">
          <w:rPr>
            <w:rStyle w:val="Hyperlink"/>
            <w:noProof/>
          </w:rPr>
          <w:instrText xml:space="preserve"> </w:instrText>
        </w:r>
        <w:r>
          <w:rPr>
            <w:noProof/>
          </w:rPr>
          <w:instrText>HYPERLINK \l "_Toc461891429"</w:instrText>
        </w:r>
        <w:r w:rsidRPr="004B2595">
          <w:rPr>
            <w:rStyle w:val="Hyperlink"/>
            <w:noProof/>
          </w:rPr>
          <w:instrText xml:space="preserve"> </w:instrText>
        </w:r>
        <w:r w:rsidRPr="004B2595">
          <w:rPr>
            <w:rStyle w:val="Hyperlink"/>
            <w:noProof/>
          </w:rPr>
        </w:r>
        <w:r w:rsidRPr="004B2595">
          <w:rPr>
            <w:rStyle w:val="Hyperlink"/>
            <w:noProof/>
          </w:rPr>
          <w:fldChar w:fldCharType="separate"/>
        </w:r>
        <w:r w:rsidRPr="004B2595">
          <w:rPr>
            <w:rStyle w:val="Hyperlink"/>
            <w:noProof/>
            <w:shd w:val="clear" w:color="auto" w:fill="FFFFFF"/>
          </w:rPr>
          <w:t>Technical solution</w:t>
        </w:r>
        <w:r>
          <w:rPr>
            <w:noProof/>
            <w:webHidden/>
          </w:rPr>
          <w:tab/>
        </w:r>
        <w:r>
          <w:rPr>
            <w:noProof/>
            <w:webHidden/>
          </w:rPr>
          <w:fldChar w:fldCharType="begin"/>
        </w:r>
        <w:r>
          <w:rPr>
            <w:noProof/>
            <w:webHidden/>
          </w:rPr>
          <w:instrText xml:space="preserve"> PAGEREF _Toc461891429 \h </w:instrText>
        </w:r>
        <w:r>
          <w:rPr>
            <w:noProof/>
            <w:webHidden/>
          </w:rPr>
        </w:r>
      </w:ins>
      <w:r>
        <w:rPr>
          <w:noProof/>
          <w:webHidden/>
        </w:rPr>
        <w:fldChar w:fldCharType="separate"/>
      </w:r>
      <w:ins w:id="272" w:author="Yash Ganthe" w:date="2016-09-17T16:01:00Z">
        <w:r>
          <w:rPr>
            <w:noProof/>
            <w:webHidden/>
          </w:rPr>
          <w:t>3</w:t>
        </w:r>
        <w:r>
          <w:rPr>
            <w:noProof/>
            <w:webHidden/>
          </w:rPr>
          <w:fldChar w:fldCharType="end"/>
        </w:r>
        <w:r w:rsidRPr="004B2595">
          <w:rPr>
            <w:rStyle w:val="Hyperlink"/>
            <w:noProof/>
          </w:rPr>
          <w:fldChar w:fldCharType="end"/>
        </w:r>
      </w:ins>
    </w:p>
    <w:p w14:paraId="3EDF6FC4" w14:textId="77777777" w:rsidR="00E2576F" w:rsidRDefault="00E2576F">
      <w:pPr>
        <w:pStyle w:val="TOC2"/>
        <w:tabs>
          <w:tab w:val="right" w:leader="dot" w:pos="9350"/>
        </w:tabs>
        <w:rPr>
          <w:ins w:id="273" w:author="Yash Ganthe" w:date="2016-09-17T16:01:00Z"/>
          <w:rFonts w:eastAsiaTheme="minorEastAsia"/>
          <w:noProof/>
          <w:sz w:val="22"/>
          <w:szCs w:val="20"/>
          <w:lang w:bidi="mr-IN"/>
        </w:rPr>
      </w:pPr>
      <w:ins w:id="274" w:author="Yash Ganthe" w:date="2016-09-17T16:01:00Z">
        <w:r w:rsidRPr="004B2595">
          <w:rPr>
            <w:rStyle w:val="Hyperlink"/>
            <w:noProof/>
          </w:rPr>
          <w:fldChar w:fldCharType="begin"/>
        </w:r>
        <w:r w:rsidRPr="004B2595">
          <w:rPr>
            <w:rStyle w:val="Hyperlink"/>
            <w:noProof/>
          </w:rPr>
          <w:instrText xml:space="preserve"> </w:instrText>
        </w:r>
        <w:r>
          <w:rPr>
            <w:noProof/>
          </w:rPr>
          <w:instrText>HYPERLINK \l "_Toc461891430"</w:instrText>
        </w:r>
        <w:r w:rsidRPr="004B2595">
          <w:rPr>
            <w:rStyle w:val="Hyperlink"/>
            <w:noProof/>
          </w:rPr>
          <w:instrText xml:space="preserve"> </w:instrText>
        </w:r>
        <w:r w:rsidRPr="004B2595">
          <w:rPr>
            <w:rStyle w:val="Hyperlink"/>
            <w:noProof/>
          </w:rPr>
        </w:r>
        <w:r w:rsidRPr="004B2595">
          <w:rPr>
            <w:rStyle w:val="Hyperlink"/>
            <w:noProof/>
          </w:rPr>
          <w:fldChar w:fldCharType="separate"/>
        </w:r>
        <w:r w:rsidRPr="004B2595">
          <w:rPr>
            <w:rStyle w:val="Hyperlink"/>
            <w:noProof/>
          </w:rPr>
          <w:t>Google support</w:t>
        </w:r>
        <w:r>
          <w:rPr>
            <w:noProof/>
            <w:webHidden/>
          </w:rPr>
          <w:tab/>
        </w:r>
        <w:r>
          <w:rPr>
            <w:noProof/>
            <w:webHidden/>
          </w:rPr>
          <w:fldChar w:fldCharType="begin"/>
        </w:r>
        <w:r>
          <w:rPr>
            <w:noProof/>
            <w:webHidden/>
          </w:rPr>
          <w:instrText xml:space="preserve"> PAGEREF _Toc461891430 \h </w:instrText>
        </w:r>
        <w:r>
          <w:rPr>
            <w:noProof/>
            <w:webHidden/>
          </w:rPr>
        </w:r>
      </w:ins>
      <w:r>
        <w:rPr>
          <w:noProof/>
          <w:webHidden/>
        </w:rPr>
        <w:fldChar w:fldCharType="separate"/>
      </w:r>
      <w:ins w:id="275" w:author="Yash Ganthe" w:date="2016-09-17T16:01:00Z">
        <w:r>
          <w:rPr>
            <w:noProof/>
            <w:webHidden/>
          </w:rPr>
          <w:t>3</w:t>
        </w:r>
        <w:r>
          <w:rPr>
            <w:noProof/>
            <w:webHidden/>
          </w:rPr>
          <w:fldChar w:fldCharType="end"/>
        </w:r>
        <w:r w:rsidRPr="004B2595">
          <w:rPr>
            <w:rStyle w:val="Hyperlink"/>
            <w:noProof/>
          </w:rPr>
          <w:fldChar w:fldCharType="end"/>
        </w:r>
      </w:ins>
    </w:p>
    <w:p w14:paraId="1CCF8381" w14:textId="77777777" w:rsidR="00E2576F" w:rsidRDefault="00E2576F">
      <w:pPr>
        <w:pStyle w:val="TOC2"/>
        <w:tabs>
          <w:tab w:val="right" w:leader="dot" w:pos="9350"/>
        </w:tabs>
        <w:rPr>
          <w:ins w:id="276" w:author="Yash Ganthe" w:date="2016-09-17T16:01:00Z"/>
          <w:rFonts w:eastAsiaTheme="minorEastAsia"/>
          <w:noProof/>
          <w:sz w:val="22"/>
          <w:szCs w:val="20"/>
          <w:lang w:bidi="mr-IN"/>
        </w:rPr>
      </w:pPr>
      <w:ins w:id="277" w:author="Yash Ganthe" w:date="2016-09-17T16:01:00Z">
        <w:r w:rsidRPr="004B2595">
          <w:rPr>
            <w:rStyle w:val="Hyperlink"/>
            <w:noProof/>
          </w:rPr>
          <w:fldChar w:fldCharType="begin"/>
        </w:r>
        <w:r w:rsidRPr="004B2595">
          <w:rPr>
            <w:rStyle w:val="Hyperlink"/>
            <w:noProof/>
          </w:rPr>
          <w:instrText xml:space="preserve"> </w:instrText>
        </w:r>
        <w:r>
          <w:rPr>
            <w:noProof/>
          </w:rPr>
          <w:instrText>HYPERLINK \l "_Toc461891431"</w:instrText>
        </w:r>
        <w:r w:rsidRPr="004B2595">
          <w:rPr>
            <w:rStyle w:val="Hyperlink"/>
            <w:noProof/>
          </w:rPr>
          <w:instrText xml:space="preserve"> </w:instrText>
        </w:r>
        <w:r w:rsidRPr="004B2595">
          <w:rPr>
            <w:rStyle w:val="Hyperlink"/>
            <w:noProof/>
          </w:rPr>
        </w:r>
        <w:r w:rsidRPr="004B2595">
          <w:rPr>
            <w:rStyle w:val="Hyperlink"/>
            <w:noProof/>
          </w:rPr>
          <w:fldChar w:fldCharType="separate"/>
        </w:r>
        <w:r w:rsidRPr="004B2595">
          <w:rPr>
            <w:rStyle w:val="Hyperlink"/>
            <w:noProof/>
          </w:rPr>
          <w:t>Our offering</w:t>
        </w:r>
        <w:r>
          <w:rPr>
            <w:noProof/>
            <w:webHidden/>
          </w:rPr>
          <w:tab/>
        </w:r>
        <w:r>
          <w:rPr>
            <w:noProof/>
            <w:webHidden/>
          </w:rPr>
          <w:fldChar w:fldCharType="begin"/>
        </w:r>
        <w:r>
          <w:rPr>
            <w:noProof/>
            <w:webHidden/>
          </w:rPr>
          <w:instrText xml:space="preserve"> PAGEREF _Toc461891431 \h </w:instrText>
        </w:r>
        <w:r>
          <w:rPr>
            <w:noProof/>
            <w:webHidden/>
          </w:rPr>
        </w:r>
      </w:ins>
      <w:r>
        <w:rPr>
          <w:noProof/>
          <w:webHidden/>
        </w:rPr>
        <w:fldChar w:fldCharType="separate"/>
      </w:r>
      <w:ins w:id="278" w:author="Yash Ganthe" w:date="2016-09-17T16:01:00Z">
        <w:r>
          <w:rPr>
            <w:noProof/>
            <w:webHidden/>
          </w:rPr>
          <w:t>3</w:t>
        </w:r>
        <w:r>
          <w:rPr>
            <w:noProof/>
            <w:webHidden/>
          </w:rPr>
          <w:fldChar w:fldCharType="end"/>
        </w:r>
        <w:r w:rsidRPr="004B2595">
          <w:rPr>
            <w:rStyle w:val="Hyperlink"/>
            <w:noProof/>
          </w:rPr>
          <w:fldChar w:fldCharType="end"/>
        </w:r>
      </w:ins>
    </w:p>
    <w:p w14:paraId="5FF4ADE0" w14:textId="77777777" w:rsidR="00E2576F" w:rsidRDefault="00E2576F">
      <w:pPr>
        <w:pStyle w:val="TOC3"/>
        <w:tabs>
          <w:tab w:val="right" w:leader="dot" w:pos="9350"/>
        </w:tabs>
        <w:rPr>
          <w:ins w:id="279" w:author="Yash Ganthe" w:date="2016-09-17T16:01:00Z"/>
          <w:rFonts w:eastAsiaTheme="minorEastAsia"/>
          <w:noProof/>
          <w:sz w:val="22"/>
          <w:szCs w:val="20"/>
          <w:lang w:bidi="mr-IN"/>
        </w:rPr>
      </w:pPr>
      <w:ins w:id="280" w:author="Yash Ganthe" w:date="2016-09-17T16:01:00Z">
        <w:r w:rsidRPr="004B2595">
          <w:rPr>
            <w:rStyle w:val="Hyperlink"/>
            <w:noProof/>
          </w:rPr>
          <w:fldChar w:fldCharType="begin"/>
        </w:r>
        <w:r w:rsidRPr="004B2595">
          <w:rPr>
            <w:rStyle w:val="Hyperlink"/>
            <w:noProof/>
          </w:rPr>
          <w:instrText xml:space="preserve"> </w:instrText>
        </w:r>
        <w:r>
          <w:rPr>
            <w:noProof/>
          </w:rPr>
          <w:instrText>HYPERLINK \l "_Toc461891432"</w:instrText>
        </w:r>
        <w:r w:rsidRPr="004B2595">
          <w:rPr>
            <w:rStyle w:val="Hyperlink"/>
            <w:noProof/>
          </w:rPr>
          <w:instrText xml:space="preserve"> </w:instrText>
        </w:r>
        <w:r w:rsidRPr="004B2595">
          <w:rPr>
            <w:rStyle w:val="Hyperlink"/>
            <w:noProof/>
          </w:rPr>
        </w:r>
        <w:r w:rsidRPr="004B2595">
          <w:rPr>
            <w:rStyle w:val="Hyperlink"/>
            <w:noProof/>
          </w:rPr>
          <w:fldChar w:fldCharType="separate"/>
        </w:r>
        <w:r w:rsidRPr="004B2595">
          <w:rPr>
            <w:rStyle w:val="Hyperlink"/>
            <w:noProof/>
          </w:rPr>
          <w:t>Data entry by Operator</w:t>
        </w:r>
        <w:r>
          <w:rPr>
            <w:noProof/>
            <w:webHidden/>
          </w:rPr>
          <w:tab/>
        </w:r>
        <w:r>
          <w:rPr>
            <w:noProof/>
            <w:webHidden/>
          </w:rPr>
          <w:fldChar w:fldCharType="begin"/>
        </w:r>
        <w:r>
          <w:rPr>
            <w:noProof/>
            <w:webHidden/>
          </w:rPr>
          <w:instrText xml:space="preserve"> PAGEREF _Toc461891432 \h </w:instrText>
        </w:r>
        <w:r>
          <w:rPr>
            <w:noProof/>
            <w:webHidden/>
          </w:rPr>
        </w:r>
      </w:ins>
      <w:r>
        <w:rPr>
          <w:noProof/>
          <w:webHidden/>
        </w:rPr>
        <w:fldChar w:fldCharType="separate"/>
      </w:r>
      <w:ins w:id="281" w:author="Yash Ganthe" w:date="2016-09-17T16:01:00Z">
        <w:r>
          <w:rPr>
            <w:noProof/>
            <w:webHidden/>
          </w:rPr>
          <w:t>4</w:t>
        </w:r>
        <w:r>
          <w:rPr>
            <w:noProof/>
            <w:webHidden/>
          </w:rPr>
          <w:fldChar w:fldCharType="end"/>
        </w:r>
        <w:r w:rsidRPr="004B2595">
          <w:rPr>
            <w:rStyle w:val="Hyperlink"/>
            <w:noProof/>
          </w:rPr>
          <w:fldChar w:fldCharType="end"/>
        </w:r>
        <w:bookmarkStart w:id="282" w:name="_GoBack"/>
        <w:bookmarkEnd w:id="282"/>
      </w:ins>
    </w:p>
    <w:p w14:paraId="48BF4530" w14:textId="77777777" w:rsidR="00E2576F" w:rsidRDefault="00E2576F">
      <w:pPr>
        <w:pStyle w:val="TOC3"/>
        <w:tabs>
          <w:tab w:val="right" w:leader="dot" w:pos="9350"/>
        </w:tabs>
        <w:rPr>
          <w:ins w:id="283" w:author="Yash Ganthe" w:date="2016-09-17T16:01:00Z"/>
          <w:rFonts w:eastAsiaTheme="minorEastAsia"/>
          <w:noProof/>
          <w:sz w:val="22"/>
          <w:szCs w:val="20"/>
          <w:lang w:bidi="mr-IN"/>
        </w:rPr>
      </w:pPr>
      <w:ins w:id="284" w:author="Yash Ganthe" w:date="2016-09-17T16:01:00Z">
        <w:r w:rsidRPr="004B2595">
          <w:rPr>
            <w:rStyle w:val="Hyperlink"/>
            <w:noProof/>
          </w:rPr>
          <w:fldChar w:fldCharType="begin"/>
        </w:r>
        <w:r w:rsidRPr="004B2595">
          <w:rPr>
            <w:rStyle w:val="Hyperlink"/>
            <w:noProof/>
          </w:rPr>
          <w:instrText xml:space="preserve"> </w:instrText>
        </w:r>
        <w:r>
          <w:rPr>
            <w:noProof/>
          </w:rPr>
          <w:instrText>HYPERLINK \l "_Toc461891433"</w:instrText>
        </w:r>
        <w:r w:rsidRPr="004B2595">
          <w:rPr>
            <w:rStyle w:val="Hyperlink"/>
            <w:noProof/>
          </w:rPr>
          <w:instrText xml:space="preserve"> </w:instrText>
        </w:r>
        <w:r w:rsidRPr="004B2595">
          <w:rPr>
            <w:rStyle w:val="Hyperlink"/>
            <w:noProof/>
          </w:rPr>
        </w:r>
        <w:r w:rsidRPr="004B2595">
          <w:rPr>
            <w:rStyle w:val="Hyperlink"/>
            <w:noProof/>
          </w:rPr>
          <w:fldChar w:fldCharType="separate"/>
        </w:r>
        <w:r w:rsidRPr="004B2595">
          <w:rPr>
            <w:rStyle w:val="Hyperlink"/>
            <w:noProof/>
          </w:rPr>
          <w:t>Admin User Interface for Data entry</w:t>
        </w:r>
        <w:r>
          <w:rPr>
            <w:noProof/>
            <w:webHidden/>
          </w:rPr>
          <w:tab/>
        </w:r>
        <w:r>
          <w:rPr>
            <w:noProof/>
            <w:webHidden/>
          </w:rPr>
          <w:fldChar w:fldCharType="begin"/>
        </w:r>
        <w:r>
          <w:rPr>
            <w:noProof/>
            <w:webHidden/>
          </w:rPr>
          <w:instrText xml:space="preserve"> PAGEREF _Toc461891433 \h </w:instrText>
        </w:r>
        <w:r>
          <w:rPr>
            <w:noProof/>
            <w:webHidden/>
          </w:rPr>
        </w:r>
      </w:ins>
      <w:r>
        <w:rPr>
          <w:noProof/>
          <w:webHidden/>
        </w:rPr>
        <w:fldChar w:fldCharType="separate"/>
      </w:r>
      <w:ins w:id="285" w:author="Yash Ganthe" w:date="2016-09-17T16:01:00Z">
        <w:r>
          <w:rPr>
            <w:noProof/>
            <w:webHidden/>
          </w:rPr>
          <w:t>4</w:t>
        </w:r>
        <w:r>
          <w:rPr>
            <w:noProof/>
            <w:webHidden/>
          </w:rPr>
          <w:fldChar w:fldCharType="end"/>
        </w:r>
        <w:r w:rsidRPr="004B2595">
          <w:rPr>
            <w:rStyle w:val="Hyperlink"/>
            <w:noProof/>
          </w:rPr>
          <w:fldChar w:fldCharType="end"/>
        </w:r>
      </w:ins>
    </w:p>
    <w:p w14:paraId="6CCE21F8" w14:textId="77777777" w:rsidR="00E2576F" w:rsidRDefault="00E2576F">
      <w:pPr>
        <w:pStyle w:val="TOC1"/>
        <w:tabs>
          <w:tab w:val="right" w:leader="dot" w:pos="9350"/>
        </w:tabs>
        <w:rPr>
          <w:ins w:id="286" w:author="Yash Ganthe" w:date="2016-09-17T16:01:00Z"/>
          <w:rFonts w:eastAsiaTheme="minorEastAsia"/>
          <w:noProof/>
          <w:sz w:val="22"/>
          <w:szCs w:val="20"/>
          <w:lang w:bidi="mr-IN"/>
        </w:rPr>
      </w:pPr>
      <w:ins w:id="287" w:author="Yash Ganthe" w:date="2016-09-17T16:01:00Z">
        <w:r w:rsidRPr="004B2595">
          <w:rPr>
            <w:rStyle w:val="Hyperlink"/>
            <w:noProof/>
          </w:rPr>
          <w:fldChar w:fldCharType="begin"/>
        </w:r>
        <w:r w:rsidRPr="004B2595">
          <w:rPr>
            <w:rStyle w:val="Hyperlink"/>
            <w:noProof/>
          </w:rPr>
          <w:instrText xml:space="preserve"> </w:instrText>
        </w:r>
        <w:r>
          <w:rPr>
            <w:noProof/>
          </w:rPr>
          <w:instrText>HYPERLINK \l "_Toc461891434"</w:instrText>
        </w:r>
        <w:r w:rsidRPr="004B2595">
          <w:rPr>
            <w:rStyle w:val="Hyperlink"/>
            <w:noProof/>
          </w:rPr>
          <w:instrText xml:space="preserve"> </w:instrText>
        </w:r>
        <w:r w:rsidRPr="004B2595">
          <w:rPr>
            <w:rStyle w:val="Hyperlink"/>
            <w:noProof/>
          </w:rPr>
        </w:r>
        <w:r w:rsidRPr="004B2595">
          <w:rPr>
            <w:rStyle w:val="Hyperlink"/>
            <w:noProof/>
          </w:rPr>
          <w:fldChar w:fldCharType="separate"/>
        </w:r>
        <w:r w:rsidRPr="004B2595">
          <w:rPr>
            <w:rStyle w:val="Hyperlink"/>
            <w:noProof/>
          </w:rPr>
          <w:t>Passenger Experience</w:t>
        </w:r>
        <w:r>
          <w:rPr>
            <w:noProof/>
            <w:webHidden/>
          </w:rPr>
          <w:tab/>
        </w:r>
        <w:r>
          <w:rPr>
            <w:noProof/>
            <w:webHidden/>
          </w:rPr>
          <w:fldChar w:fldCharType="begin"/>
        </w:r>
        <w:r>
          <w:rPr>
            <w:noProof/>
            <w:webHidden/>
          </w:rPr>
          <w:instrText xml:space="preserve"> PAGEREF _Toc461891434 \h </w:instrText>
        </w:r>
        <w:r>
          <w:rPr>
            <w:noProof/>
            <w:webHidden/>
          </w:rPr>
        </w:r>
      </w:ins>
      <w:r>
        <w:rPr>
          <w:noProof/>
          <w:webHidden/>
        </w:rPr>
        <w:fldChar w:fldCharType="separate"/>
      </w:r>
      <w:ins w:id="288" w:author="Yash Ganthe" w:date="2016-09-17T16:01:00Z">
        <w:r>
          <w:rPr>
            <w:noProof/>
            <w:webHidden/>
          </w:rPr>
          <w:t>5</w:t>
        </w:r>
        <w:r>
          <w:rPr>
            <w:noProof/>
            <w:webHidden/>
          </w:rPr>
          <w:fldChar w:fldCharType="end"/>
        </w:r>
        <w:r w:rsidRPr="004B2595">
          <w:rPr>
            <w:rStyle w:val="Hyperlink"/>
            <w:noProof/>
          </w:rPr>
          <w:fldChar w:fldCharType="end"/>
        </w:r>
      </w:ins>
    </w:p>
    <w:p w14:paraId="3AFA17A3" w14:textId="77777777" w:rsidR="00E2576F" w:rsidRDefault="00E2576F">
      <w:pPr>
        <w:pStyle w:val="TOC1"/>
        <w:tabs>
          <w:tab w:val="right" w:leader="dot" w:pos="9350"/>
        </w:tabs>
        <w:rPr>
          <w:ins w:id="289" w:author="Yash Ganthe" w:date="2016-09-17T16:01:00Z"/>
          <w:rFonts w:eastAsiaTheme="minorEastAsia"/>
          <w:noProof/>
          <w:sz w:val="22"/>
          <w:szCs w:val="20"/>
          <w:lang w:bidi="mr-IN"/>
        </w:rPr>
      </w:pPr>
      <w:ins w:id="290" w:author="Yash Ganthe" w:date="2016-09-17T16:01:00Z">
        <w:r w:rsidRPr="004B2595">
          <w:rPr>
            <w:rStyle w:val="Hyperlink"/>
            <w:noProof/>
          </w:rPr>
          <w:fldChar w:fldCharType="begin"/>
        </w:r>
        <w:r w:rsidRPr="004B2595">
          <w:rPr>
            <w:rStyle w:val="Hyperlink"/>
            <w:noProof/>
          </w:rPr>
          <w:instrText xml:space="preserve"> </w:instrText>
        </w:r>
        <w:r>
          <w:rPr>
            <w:noProof/>
          </w:rPr>
          <w:instrText>HYPERLINK \l "_Toc461891435"</w:instrText>
        </w:r>
        <w:r w:rsidRPr="004B2595">
          <w:rPr>
            <w:rStyle w:val="Hyperlink"/>
            <w:noProof/>
          </w:rPr>
          <w:instrText xml:space="preserve"> </w:instrText>
        </w:r>
        <w:r w:rsidRPr="004B2595">
          <w:rPr>
            <w:rStyle w:val="Hyperlink"/>
            <w:noProof/>
          </w:rPr>
        </w:r>
        <w:r w:rsidRPr="004B2595">
          <w:rPr>
            <w:rStyle w:val="Hyperlink"/>
            <w:noProof/>
          </w:rPr>
          <w:fldChar w:fldCharType="separate"/>
        </w:r>
        <w:r w:rsidRPr="004B2595">
          <w:rPr>
            <w:rStyle w:val="Hyperlink"/>
            <w:noProof/>
            <w:shd w:val="clear" w:color="auto" w:fill="FFFFFF"/>
          </w:rPr>
          <w:t>Financials</w:t>
        </w:r>
        <w:r>
          <w:rPr>
            <w:noProof/>
            <w:webHidden/>
          </w:rPr>
          <w:tab/>
        </w:r>
        <w:r>
          <w:rPr>
            <w:noProof/>
            <w:webHidden/>
          </w:rPr>
          <w:fldChar w:fldCharType="begin"/>
        </w:r>
        <w:r>
          <w:rPr>
            <w:noProof/>
            <w:webHidden/>
          </w:rPr>
          <w:instrText xml:space="preserve"> PAGEREF _Toc461891435 \h </w:instrText>
        </w:r>
        <w:r>
          <w:rPr>
            <w:noProof/>
            <w:webHidden/>
          </w:rPr>
        </w:r>
      </w:ins>
      <w:r>
        <w:rPr>
          <w:noProof/>
          <w:webHidden/>
        </w:rPr>
        <w:fldChar w:fldCharType="separate"/>
      </w:r>
      <w:ins w:id="291" w:author="Yash Ganthe" w:date="2016-09-17T16:01:00Z">
        <w:r>
          <w:rPr>
            <w:noProof/>
            <w:webHidden/>
          </w:rPr>
          <w:t>6</w:t>
        </w:r>
        <w:r>
          <w:rPr>
            <w:noProof/>
            <w:webHidden/>
          </w:rPr>
          <w:fldChar w:fldCharType="end"/>
        </w:r>
        <w:r w:rsidRPr="004B2595">
          <w:rPr>
            <w:rStyle w:val="Hyperlink"/>
            <w:noProof/>
          </w:rPr>
          <w:fldChar w:fldCharType="end"/>
        </w:r>
      </w:ins>
    </w:p>
    <w:p w14:paraId="27699B76" w14:textId="77777777" w:rsidR="00E2576F" w:rsidRDefault="00E2576F">
      <w:pPr>
        <w:pStyle w:val="TOC1"/>
        <w:tabs>
          <w:tab w:val="right" w:leader="dot" w:pos="9350"/>
        </w:tabs>
        <w:rPr>
          <w:ins w:id="292" w:author="Yash Ganthe" w:date="2016-09-17T16:01:00Z"/>
          <w:rFonts w:eastAsiaTheme="minorEastAsia"/>
          <w:noProof/>
          <w:sz w:val="22"/>
          <w:szCs w:val="20"/>
          <w:lang w:bidi="mr-IN"/>
        </w:rPr>
      </w:pPr>
      <w:ins w:id="293" w:author="Yash Ganthe" w:date="2016-09-17T16:01:00Z">
        <w:r w:rsidRPr="004B2595">
          <w:rPr>
            <w:rStyle w:val="Hyperlink"/>
            <w:noProof/>
          </w:rPr>
          <w:fldChar w:fldCharType="begin"/>
        </w:r>
        <w:r w:rsidRPr="004B2595">
          <w:rPr>
            <w:rStyle w:val="Hyperlink"/>
            <w:noProof/>
          </w:rPr>
          <w:instrText xml:space="preserve"> </w:instrText>
        </w:r>
        <w:r>
          <w:rPr>
            <w:noProof/>
          </w:rPr>
          <w:instrText>HYPERLINK \l "_Toc461891436"</w:instrText>
        </w:r>
        <w:r w:rsidRPr="004B2595">
          <w:rPr>
            <w:rStyle w:val="Hyperlink"/>
            <w:noProof/>
          </w:rPr>
          <w:instrText xml:space="preserve"> </w:instrText>
        </w:r>
        <w:r w:rsidRPr="004B2595">
          <w:rPr>
            <w:rStyle w:val="Hyperlink"/>
            <w:noProof/>
          </w:rPr>
        </w:r>
        <w:r w:rsidRPr="004B2595">
          <w:rPr>
            <w:rStyle w:val="Hyperlink"/>
            <w:noProof/>
          </w:rPr>
          <w:fldChar w:fldCharType="separate"/>
        </w:r>
        <w:r w:rsidRPr="004B2595">
          <w:rPr>
            <w:rStyle w:val="Hyperlink"/>
            <w:noProof/>
            <w:shd w:val="clear" w:color="auto" w:fill="FFFFFF"/>
          </w:rPr>
          <w:t>Engagement with GTDC</w:t>
        </w:r>
        <w:r>
          <w:rPr>
            <w:noProof/>
            <w:webHidden/>
          </w:rPr>
          <w:tab/>
        </w:r>
        <w:r>
          <w:rPr>
            <w:noProof/>
            <w:webHidden/>
          </w:rPr>
          <w:fldChar w:fldCharType="begin"/>
        </w:r>
        <w:r>
          <w:rPr>
            <w:noProof/>
            <w:webHidden/>
          </w:rPr>
          <w:instrText xml:space="preserve"> PAGEREF _Toc461891436 \h </w:instrText>
        </w:r>
        <w:r>
          <w:rPr>
            <w:noProof/>
            <w:webHidden/>
          </w:rPr>
        </w:r>
      </w:ins>
      <w:r>
        <w:rPr>
          <w:noProof/>
          <w:webHidden/>
        </w:rPr>
        <w:fldChar w:fldCharType="separate"/>
      </w:r>
      <w:ins w:id="294" w:author="Yash Ganthe" w:date="2016-09-17T16:01:00Z">
        <w:r>
          <w:rPr>
            <w:noProof/>
            <w:webHidden/>
          </w:rPr>
          <w:t>7</w:t>
        </w:r>
        <w:r>
          <w:rPr>
            <w:noProof/>
            <w:webHidden/>
          </w:rPr>
          <w:fldChar w:fldCharType="end"/>
        </w:r>
        <w:r w:rsidRPr="004B2595">
          <w:rPr>
            <w:rStyle w:val="Hyperlink"/>
            <w:noProof/>
          </w:rPr>
          <w:fldChar w:fldCharType="end"/>
        </w:r>
      </w:ins>
    </w:p>
    <w:p w14:paraId="197DD024" w14:textId="77777777" w:rsidR="00E2576F" w:rsidRDefault="00E2576F">
      <w:pPr>
        <w:pStyle w:val="TOC2"/>
        <w:tabs>
          <w:tab w:val="right" w:leader="dot" w:pos="9350"/>
        </w:tabs>
        <w:rPr>
          <w:ins w:id="295" w:author="Yash Ganthe" w:date="2016-09-17T16:01:00Z"/>
          <w:rFonts w:eastAsiaTheme="minorEastAsia"/>
          <w:noProof/>
          <w:sz w:val="22"/>
          <w:szCs w:val="20"/>
          <w:lang w:bidi="mr-IN"/>
        </w:rPr>
      </w:pPr>
      <w:ins w:id="296" w:author="Yash Ganthe" w:date="2016-09-17T16:01:00Z">
        <w:r w:rsidRPr="004B2595">
          <w:rPr>
            <w:rStyle w:val="Hyperlink"/>
            <w:noProof/>
          </w:rPr>
          <w:fldChar w:fldCharType="begin"/>
        </w:r>
        <w:r w:rsidRPr="004B2595">
          <w:rPr>
            <w:rStyle w:val="Hyperlink"/>
            <w:noProof/>
          </w:rPr>
          <w:instrText xml:space="preserve"> </w:instrText>
        </w:r>
        <w:r>
          <w:rPr>
            <w:noProof/>
          </w:rPr>
          <w:instrText>HYPERLINK \l "_Toc461891437"</w:instrText>
        </w:r>
        <w:r w:rsidRPr="004B2595">
          <w:rPr>
            <w:rStyle w:val="Hyperlink"/>
            <w:noProof/>
          </w:rPr>
          <w:instrText xml:space="preserve"> </w:instrText>
        </w:r>
        <w:r w:rsidRPr="004B2595">
          <w:rPr>
            <w:rStyle w:val="Hyperlink"/>
            <w:noProof/>
          </w:rPr>
        </w:r>
        <w:r w:rsidRPr="004B2595">
          <w:rPr>
            <w:rStyle w:val="Hyperlink"/>
            <w:noProof/>
          </w:rPr>
          <w:fldChar w:fldCharType="separate"/>
        </w:r>
        <w:r w:rsidRPr="004B2595">
          <w:rPr>
            <w:rStyle w:val="Hyperlink"/>
            <w:noProof/>
          </w:rPr>
          <w:t>Role of NewYug</w:t>
        </w:r>
        <w:r>
          <w:rPr>
            <w:noProof/>
            <w:webHidden/>
          </w:rPr>
          <w:tab/>
        </w:r>
        <w:r>
          <w:rPr>
            <w:noProof/>
            <w:webHidden/>
          </w:rPr>
          <w:fldChar w:fldCharType="begin"/>
        </w:r>
        <w:r>
          <w:rPr>
            <w:noProof/>
            <w:webHidden/>
          </w:rPr>
          <w:instrText xml:space="preserve"> PAGEREF _Toc461891437 \h </w:instrText>
        </w:r>
        <w:r>
          <w:rPr>
            <w:noProof/>
            <w:webHidden/>
          </w:rPr>
        </w:r>
      </w:ins>
      <w:r>
        <w:rPr>
          <w:noProof/>
          <w:webHidden/>
        </w:rPr>
        <w:fldChar w:fldCharType="separate"/>
      </w:r>
      <w:ins w:id="297" w:author="Yash Ganthe" w:date="2016-09-17T16:01:00Z">
        <w:r>
          <w:rPr>
            <w:noProof/>
            <w:webHidden/>
          </w:rPr>
          <w:t>7</w:t>
        </w:r>
        <w:r>
          <w:rPr>
            <w:noProof/>
            <w:webHidden/>
          </w:rPr>
          <w:fldChar w:fldCharType="end"/>
        </w:r>
        <w:r w:rsidRPr="004B2595">
          <w:rPr>
            <w:rStyle w:val="Hyperlink"/>
            <w:noProof/>
          </w:rPr>
          <w:fldChar w:fldCharType="end"/>
        </w:r>
      </w:ins>
    </w:p>
    <w:p w14:paraId="0AA6B97E" w14:textId="77777777" w:rsidR="00E2576F" w:rsidRDefault="00E2576F">
      <w:pPr>
        <w:pStyle w:val="TOC2"/>
        <w:tabs>
          <w:tab w:val="right" w:leader="dot" w:pos="9350"/>
        </w:tabs>
        <w:rPr>
          <w:ins w:id="298" w:author="Yash Ganthe" w:date="2016-09-17T16:01:00Z"/>
          <w:rFonts w:eastAsiaTheme="minorEastAsia"/>
          <w:noProof/>
          <w:sz w:val="22"/>
          <w:szCs w:val="20"/>
          <w:lang w:bidi="mr-IN"/>
        </w:rPr>
      </w:pPr>
      <w:ins w:id="299" w:author="Yash Ganthe" w:date="2016-09-17T16:01:00Z">
        <w:r w:rsidRPr="004B2595">
          <w:rPr>
            <w:rStyle w:val="Hyperlink"/>
            <w:noProof/>
          </w:rPr>
          <w:fldChar w:fldCharType="begin"/>
        </w:r>
        <w:r w:rsidRPr="004B2595">
          <w:rPr>
            <w:rStyle w:val="Hyperlink"/>
            <w:noProof/>
          </w:rPr>
          <w:instrText xml:space="preserve"> </w:instrText>
        </w:r>
        <w:r>
          <w:rPr>
            <w:noProof/>
          </w:rPr>
          <w:instrText>HYPERLINK \l "_Toc461891438"</w:instrText>
        </w:r>
        <w:r w:rsidRPr="004B2595">
          <w:rPr>
            <w:rStyle w:val="Hyperlink"/>
            <w:noProof/>
          </w:rPr>
          <w:instrText xml:space="preserve"> </w:instrText>
        </w:r>
        <w:r w:rsidRPr="004B2595">
          <w:rPr>
            <w:rStyle w:val="Hyperlink"/>
            <w:noProof/>
          </w:rPr>
        </w:r>
        <w:r w:rsidRPr="004B2595">
          <w:rPr>
            <w:rStyle w:val="Hyperlink"/>
            <w:noProof/>
          </w:rPr>
          <w:fldChar w:fldCharType="separate"/>
        </w:r>
        <w:r w:rsidRPr="004B2595">
          <w:rPr>
            <w:rStyle w:val="Hyperlink"/>
            <w:noProof/>
          </w:rPr>
          <w:t>Role of GTDC</w:t>
        </w:r>
        <w:r>
          <w:rPr>
            <w:noProof/>
            <w:webHidden/>
          </w:rPr>
          <w:tab/>
        </w:r>
        <w:r>
          <w:rPr>
            <w:noProof/>
            <w:webHidden/>
          </w:rPr>
          <w:fldChar w:fldCharType="begin"/>
        </w:r>
        <w:r>
          <w:rPr>
            <w:noProof/>
            <w:webHidden/>
          </w:rPr>
          <w:instrText xml:space="preserve"> PAGEREF _Toc461891438 \h </w:instrText>
        </w:r>
        <w:r>
          <w:rPr>
            <w:noProof/>
            <w:webHidden/>
          </w:rPr>
        </w:r>
      </w:ins>
      <w:r>
        <w:rPr>
          <w:noProof/>
          <w:webHidden/>
        </w:rPr>
        <w:fldChar w:fldCharType="separate"/>
      </w:r>
      <w:ins w:id="300" w:author="Yash Ganthe" w:date="2016-09-17T16:01:00Z">
        <w:r>
          <w:rPr>
            <w:noProof/>
            <w:webHidden/>
          </w:rPr>
          <w:t>7</w:t>
        </w:r>
        <w:r>
          <w:rPr>
            <w:noProof/>
            <w:webHidden/>
          </w:rPr>
          <w:fldChar w:fldCharType="end"/>
        </w:r>
        <w:r w:rsidRPr="004B2595">
          <w:rPr>
            <w:rStyle w:val="Hyperlink"/>
            <w:noProof/>
          </w:rPr>
          <w:fldChar w:fldCharType="end"/>
        </w:r>
      </w:ins>
    </w:p>
    <w:p w14:paraId="3926C408" w14:textId="77777777" w:rsidR="00E2576F" w:rsidRDefault="00E2576F">
      <w:pPr>
        <w:pStyle w:val="TOC2"/>
        <w:tabs>
          <w:tab w:val="right" w:leader="dot" w:pos="9350"/>
        </w:tabs>
        <w:rPr>
          <w:ins w:id="301" w:author="Yash Ganthe" w:date="2016-09-17T16:01:00Z"/>
          <w:rFonts w:eastAsiaTheme="minorEastAsia"/>
          <w:noProof/>
          <w:sz w:val="22"/>
          <w:szCs w:val="20"/>
          <w:lang w:bidi="mr-IN"/>
        </w:rPr>
      </w:pPr>
      <w:ins w:id="302" w:author="Yash Ganthe" w:date="2016-09-17T16:01:00Z">
        <w:r w:rsidRPr="004B2595">
          <w:rPr>
            <w:rStyle w:val="Hyperlink"/>
            <w:noProof/>
          </w:rPr>
          <w:fldChar w:fldCharType="begin"/>
        </w:r>
        <w:r w:rsidRPr="004B2595">
          <w:rPr>
            <w:rStyle w:val="Hyperlink"/>
            <w:noProof/>
          </w:rPr>
          <w:instrText xml:space="preserve"> </w:instrText>
        </w:r>
        <w:r>
          <w:rPr>
            <w:noProof/>
          </w:rPr>
          <w:instrText>HYPERLINK \l "_Toc461891439"</w:instrText>
        </w:r>
        <w:r w:rsidRPr="004B2595">
          <w:rPr>
            <w:rStyle w:val="Hyperlink"/>
            <w:noProof/>
          </w:rPr>
          <w:instrText xml:space="preserve"> </w:instrText>
        </w:r>
        <w:r w:rsidRPr="004B2595">
          <w:rPr>
            <w:rStyle w:val="Hyperlink"/>
            <w:noProof/>
          </w:rPr>
        </w:r>
        <w:r w:rsidRPr="004B2595">
          <w:rPr>
            <w:rStyle w:val="Hyperlink"/>
            <w:noProof/>
          </w:rPr>
          <w:fldChar w:fldCharType="separate"/>
        </w:r>
        <w:r w:rsidRPr="004B2595">
          <w:rPr>
            <w:rStyle w:val="Hyperlink"/>
            <w:noProof/>
          </w:rPr>
          <w:t>Financials</w:t>
        </w:r>
        <w:r>
          <w:rPr>
            <w:noProof/>
            <w:webHidden/>
          </w:rPr>
          <w:tab/>
        </w:r>
        <w:r>
          <w:rPr>
            <w:noProof/>
            <w:webHidden/>
          </w:rPr>
          <w:fldChar w:fldCharType="begin"/>
        </w:r>
        <w:r>
          <w:rPr>
            <w:noProof/>
            <w:webHidden/>
          </w:rPr>
          <w:instrText xml:space="preserve"> PAGEREF _Toc461891439 \h </w:instrText>
        </w:r>
        <w:r>
          <w:rPr>
            <w:noProof/>
            <w:webHidden/>
          </w:rPr>
        </w:r>
      </w:ins>
      <w:r>
        <w:rPr>
          <w:noProof/>
          <w:webHidden/>
        </w:rPr>
        <w:fldChar w:fldCharType="separate"/>
      </w:r>
      <w:ins w:id="303" w:author="Yash Ganthe" w:date="2016-09-17T16:01:00Z">
        <w:r>
          <w:rPr>
            <w:noProof/>
            <w:webHidden/>
          </w:rPr>
          <w:t>7</w:t>
        </w:r>
        <w:r>
          <w:rPr>
            <w:noProof/>
            <w:webHidden/>
          </w:rPr>
          <w:fldChar w:fldCharType="end"/>
        </w:r>
        <w:r w:rsidRPr="004B2595">
          <w:rPr>
            <w:rStyle w:val="Hyperlink"/>
            <w:noProof/>
          </w:rPr>
          <w:fldChar w:fldCharType="end"/>
        </w:r>
      </w:ins>
    </w:p>
    <w:p w14:paraId="1F3B35A9" w14:textId="77777777" w:rsidR="00E2576F" w:rsidRDefault="00E2576F">
      <w:pPr>
        <w:pStyle w:val="TOC1"/>
        <w:tabs>
          <w:tab w:val="right" w:leader="dot" w:pos="9350"/>
        </w:tabs>
        <w:rPr>
          <w:ins w:id="304" w:author="Yash Ganthe" w:date="2016-09-17T16:01:00Z"/>
          <w:rFonts w:eastAsiaTheme="minorEastAsia"/>
          <w:noProof/>
          <w:sz w:val="22"/>
          <w:szCs w:val="20"/>
          <w:lang w:bidi="mr-IN"/>
        </w:rPr>
      </w:pPr>
      <w:ins w:id="305" w:author="Yash Ganthe" w:date="2016-09-17T16:01:00Z">
        <w:r w:rsidRPr="004B2595">
          <w:rPr>
            <w:rStyle w:val="Hyperlink"/>
            <w:noProof/>
          </w:rPr>
          <w:fldChar w:fldCharType="begin"/>
        </w:r>
        <w:r w:rsidRPr="004B2595">
          <w:rPr>
            <w:rStyle w:val="Hyperlink"/>
            <w:noProof/>
          </w:rPr>
          <w:instrText xml:space="preserve"> </w:instrText>
        </w:r>
        <w:r>
          <w:rPr>
            <w:noProof/>
          </w:rPr>
          <w:instrText>HYPERLINK \l "_Toc461891440"</w:instrText>
        </w:r>
        <w:r w:rsidRPr="004B2595">
          <w:rPr>
            <w:rStyle w:val="Hyperlink"/>
            <w:noProof/>
          </w:rPr>
          <w:instrText xml:space="preserve"> </w:instrText>
        </w:r>
        <w:r w:rsidRPr="004B2595">
          <w:rPr>
            <w:rStyle w:val="Hyperlink"/>
            <w:noProof/>
          </w:rPr>
        </w:r>
        <w:r w:rsidRPr="004B2595">
          <w:rPr>
            <w:rStyle w:val="Hyperlink"/>
            <w:noProof/>
          </w:rPr>
          <w:fldChar w:fldCharType="separate"/>
        </w:r>
        <w:r w:rsidRPr="004B2595">
          <w:rPr>
            <w:rStyle w:val="Hyperlink"/>
            <w:noProof/>
          </w:rPr>
          <w:t>Additional services</w:t>
        </w:r>
        <w:r>
          <w:rPr>
            <w:noProof/>
            <w:webHidden/>
          </w:rPr>
          <w:tab/>
        </w:r>
        <w:r>
          <w:rPr>
            <w:noProof/>
            <w:webHidden/>
          </w:rPr>
          <w:fldChar w:fldCharType="begin"/>
        </w:r>
        <w:r>
          <w:rPr>
            <w:noProof/>
            <w:webHidden/>
          </w:rPr>
          <w:instrText xml:space="preserve"> PAGEREF _Toc461891440 \h </w:instrText>
        </w:r>
        <w:r>
          <w:rPr>
            <w:noProof/>
            <w:webHidden/>
          </w:rPr>
        </w:r>
      </w:ins>
      <w:r>
        <w:rPr>
          <w:noProof/>
          <w:webHidden/>
        </w:rPr>
        <w:fldChar w:fldCharType="separate"/>
      </w:r>
      <w:ins w:id="306" w:author="Yash Ganthe" w:date="2016-09-17T16:01:00Z">
        <w:r>
          <w:rPr>
            <w:noProof/>
            <w:webHidden/>
          </w:rPr>
          <w:t>8</w:t>
        </w:r>
        <w:r>
          <w:rPr>
            <w:noProof/>
            <w:webHidden/>
          </w:rPr>
          <w:fldChar w:fldCharType="end"/>
        </w:r>
        <w:r w:rsidRPr="004B2595">
          <w:rPr>
            <w:rStyle w:val="Hyperlink"/>
            <w:noProof/>
          </w:rPr>
          <w:fldChar w:fldCharType="end"/>
        </w:r>
      </w:ins>
    </w:p>
    <w:p w14:paraId="3D864433" w14:textId="77777777" w:rsidR="00E2576F" w:rsidRDefault="00E2576F">
      <w:pPr>
        <w:pStyle w:val="TOC2"/>
        <w:tabs>
          <w:tab w:val="right" w:leader="dot" w:pos="9350"/>
        </w:tabs>
        <w:rPr>
          <w:ins w:id="307" w:author="Yash Ganthe" w:date="2016-09-17T16:01:00Z"/>
          <w:rFonts w:eastAsiaTheme="minorEastAsia"/>
          <w:noProof/>
          <w:sz w:val="22"/>
          <w:szCs w:val="20"/>
          <w:lang w:bidi="mr-IN"/>
        </w:rPr>
      </w:pPr>
      <w:ins w:id="308" w:author="Yash Ganthe" w:date="2016-09-17T16:01:00Z">
        <w:r w:rsidRPr="004B2595">
          <w:rPr>
            <w:rStyle w:val="Hyperlink"/>
            <w:noProof/>
          </w:rPr>
          <w:fldChar w:fldCharType="begin"/>
        </w:r>
        <w:r w:rsidRPr="004B2595">
          <w:rPr>
            <w:rStyle w:val="Hyperlink"/>
            <w:noProof/>
          </w:rPr>
          <w:instrText xml:space="preserve"> </w:instrText>
        </w:r>
        <w:r>
          <w:rPr>
            <w:noProof/>
          </w:rPr>
          <w:instrText>HYPERLINK \l "_Toc461891441"</w:instrText>
        </w:r>
        <w:r w:rsidRPr="004B2595">
          <w:rPr>
            <w:rStyle w:val="Hyperlink"/>
            <w:noProof/>
          </w:rPr>
          <w:instrText xml:space="preserve"> </w:instrText>
        </w:r>
        <w:r w:rsidRPr="004B2595">
          <w:rPr>
            <w:rStyle w:val="Hyperlink"/>
            <w:noProof/>
          </w:rPr>
        </w:r>
        <w:r w:rsidRPr="004B2595">
          <w:rPr>
            <w:rStyle w:val="Hyperlink"/>
            <w:noProof/>
          </w:rPr>
          <w:fldChar w:fldCharType="separate"/>
        </w:r>
        <w:r w:rsidRPr="004B2595">
          <w:rPr>
            <w:rStyle w:val="Hyperlink"/>
            <w:noProof/>
          </w:rPr>
          <w:t>The ‘Happenings in Goa’ Calendar</w:t>
        </w:r>
        <w:r>
          <w:rPr>
            <w:noProof/>
            <w:webHidden/>
          </w:rPr>
          <w:tab/>
        </w:r>
        <w:r>
          <w:rPr>
            <w:noProof/>
            <w:webHidden/>
          </w:rPr>
          <w:fldChar w:fldCharType="begin"/>
        </w:r>
        <w:r>
          <w:rPr>
            <w:noProof/>
            <w:webHidden/>
          </w:rPr>
          <w:instrText xml:space="preserve"> PAGEREF _Toc461891441 \h </w:instrText>
        </w:r>
        <w:r>
          <w:rPr>
            <w:noProof/>
            <w:webHidden/>
          </w:rPr>
        </w:r>
      </w:ins>
      <w:r>
        <w:rPr>
          <w:noProof/>
          <w:webHidden/>
        </w:rPr>
        <w:fldChar w:fldCharType="separate"/>
      </w:r>
      <w:ins w:id="309" w:author="Yash Ganthe" w:date="2016-09-17T16:01:00Z">
        <w:r>
          <w:rPr>
            <w:noProof/>
            <w:webHidden/>
          </w:rPr>
          <w:t>8</w:t>
        </w:r>
        <w:r>
          <w:rPr>
            <w:noProof/>
            <w:webHidden/>
          </w:rPr>
          <w:fldChar w:fldCharType="end"/>
        </w:r>
        <w:r w:rsidRPr="004B2595">
          <w:rPr>
            <w:rStyle w:val="Hyperlink"/>
            <w:noProof/>
          </w:rPr>
          <w:fldChar w:fldCharType="end"/>
        </w:r>
      </w:ins>
    </w:p>
    <w:p w14:paraId="62F32E05" w14:textId="77777777" w:rsidR="00E2576F" w:rsidRDefault="00E2576F">
      <w:pPr>
        <w:pStyle w:val="TOC2"/>
        <w:tabs>
          <w:tab w:val="right" w:leader="dot" w:pos="9350"/>
        </w:tabs>
        <w:rPr>
          <w:ins w:id="310" w:author="Yash Ganthe" w:date="2016-09-17T16:01:00Z"/>
          <w:rFonts w:eastAsiaTheme="minorEastAsia"/>
          <w:noProof/>
          <w:sz w:val="22"/>
          <w:szCs w:val="20"/>
          <w:lang w:bidi="mr-IN"/>
        </w:rPr>
      </w:pPr>
      <w:ins w:id="311" w:author="Yash Ganthe" w:date="2016-09-17T16:01:00Z">
        <w:r w:rsidRPr="004B2595">
          <w:rPr>
            <w:rStyle w:val="Hyperlink"/>
            <w:noProof/>
          </w:rPr>
          <w:fldChar w:fldCharType="begin"/>
        </w:r>
        <w:r w:rsidRPr="004B2595">
          <w:rPr>
            <w:rStyle w:val="Hyperlink"/>
            <w:noProof/>
          </w:rPr>
          <w:instrText xml:space="preserve"> </w:instrText>
        </w:r>
        <w:r>
          <w:rPr>
            <w:noProof/>
          </w:rPr>
          <w:instrText>HYPERLINK \l "_Toc461891442"</w:instrText>
        </w:r>
        <w:r w:rsidRPr="004B2595">
          <w:rPr>
            <w:rStyle w:val="Hyperlink"/>
            <w:noProof/>
          </w:rPr>
          <w:instrText xml:space="preserve"> </w:instrText>
        </w:r>
        <w:r w:rsidRPr="004B2595">
          <w:rPr>
            <w:rStyle w:val="Hyperlink"/>
            <w:noProof/>
          </w:rPr>
        </w:r>
        <w:r w:rsidRPr="004B2595">
          <w:rPr>
            <w:rStyle w:val="Hyperlink"/>
            <w:noProof/>
          </w:rPr>
          <w:fldChar w:fldCharType="separate"/>
        </w:r>
        <w:r w:rsidRPr="004B2595">
          <w:rPr>
            <w:rStyle w:val="Hyperlink"/>
            <w:noProof/>
          </w:rPr>
          <w:t>The Goa Map</w:t>
        </w:r>
        <w:r>
          <w:rPr>
            <w:noProof/>
            <w:webHidden/>
          </w:rPr>
          <w:tab/>
        </w:r>
        <w:r>
          <w:rPr>
            <w:noProof/>
            <w:webHidden/>
          </w:rPr>
          <w:fldChar w:fldCharType="begin"/>
        </w:r>
        <w:r>
          <w:rPr>
            <w:noProof/>
            <w:webHidden/>
          </w:rPr>
          <w:instrText xml:space="preserve"> PAGEREF _Toc461891442 \h </w:instrText>
        </w:r>
        <w:r>
          <w:rPr>
            <w:noProof/>
            <w:webHidden/>
          </w:rPr>
        </w:r>
      </w:ins>
      <w:r>
        <w:rPr>
          <w:noProof/>
          <w:webHidden/>
        </w:rPr>
        <w:fldChar w:fldCharType="separate"/>
      </w:r>
      <w:ins w:id="312" w:author="Yash Ganthe" w:date="2016-09-17T16:01:00Z">
        <w:r>
          <w:rPr>
            <w:noProof/>
            <w:webHidden/>
          </w:rPr>
          <w:t>8</w:t>
        </w:r>
        <w:r>
          <w:rPr>
            <w:noProof/>
            <w:webHidden/>
          </w:rPr>
          <w:fldChar w:fldCharType="end"/>
        </w:r>
        <w:r w:rsidRPr="004B2595">
          <w:rPr>
            <w:rStyle w:val="Hyperlink"/>
            <w:noProof/>
          </w:rPr>
          <w:fldChar w:fldCharType="end"/>
        </w:r>
      </w:ins>
    </w:p>
    <w:p w14:paraId="26395953" w14:textId="77777777" w:rsidR="00E2576F" w:rsidRDefault="00E2576F">
      <w:pPr>
        <w:pStyle w:val="TOC2"/>
        <w:tabs>
          <w:tab w:val="right" w:leader="dot" w:pos="9350"/>
        </w:tabs>
        <w:rPr>
          <w:ins w:id="313" w:author="Yash Ganthe" w:date="2016-09-17T16:01:00Z"/>
          <w:rFonts w:eastAsiaTheme="minorEastAsia"/>
          <w:noProof/>
          <w:sz w:val="22"/>
          <w:szCs w:val="20"/>
          <w:lang w:bidi="mr-IN"/>
        </w:rPr>
      </w:pPr>
      <w:ins w:id="314" w:author="Yash Ganthe" w:date="2016-09-17T16:01:00Z">
        <w:r w:rsidRPr="004B2595">
          <w:rPr>
            <w:rStyle w:val="Hyperlink"/>
            <w:noProof/>
          </w:rPr>
          <w:fldChar w:fldCharType="begin"/>
        </w:r>
        <w:r w:rsidRPr="004B2595">
          <w:rPr>
            <w:rStyle w:val="Hyperlink"/>
            <w:noProof/>
          </w:rPr>
          <w:instrText xml:space="preserve"> </w:instrText>
        </w:r>
        <w:r>
          <w:rPr>
            <w:noProof/>
          </w:rPr>
          <w:instrText>HYPERLINK \l "_Toc461891443"</w:instrText>
        </w:r>
        <w:r w:rsidRPr="004B2595">
          <w:rPr>
            <w:rStyle w:val="Hyperlink"/>
            <w:noProof/>
          </w:rPr>
          <w:instrText xml:space="preserve"> </w:instrText>
        </w:r>
        <w:r w:rsidRPr="004B2595">
          <w:rPr>
            <w:rStyle w:val="Hyperlink"/>
            <w:noProof/>
          </w:rPr>
        </w:r>
        <w:r w:rsidRPr="004B2595">
          <w:rPr>
            <w:rStyle w:val="Hyperlink"/>
            <w:noProof/>
          </w:rPr>
          <w:fldChar w:fldCharType="separate"/>
        </w:r>
        <w:r w:rsidRPr="004B2595">
          <w:rPr>
            <w:rStyle w:val="Hyperlink"/>
            <w:noProof/>
          </w:rPr>
          <w:t>Taxis on Google Maps</w:t>
        </w:r>
        <w:r>
          <w:rPr>
            <w:noProof/>
            <w:webHidden/>
          </w:rPr>
          <w:tab/>
        </w:r>
        <w:r>
          <w:rPr>
            <w:noProof/>
            <w:webHidden/>
          </w:rPr>
          <w:fldChar w:fldCharType="begin"/>
        </w:r>
        <w:r>
          <w:rPr>
            <w:noProof/>
            <w:webHidden/>
          </w:rPr>
          <w:instrText xml:space="preserve"> PAGEREF _Toc461891443 \h </w:instrText>
        </w:r>
        <w:r>
          <w:rPr>
            <w:noProof/>
            <w:webHidden/>
          </w:rPr>
        </w:r>
      </w:ins>
      <w:r>
        <w:rPr>
          <w:noProof/>
          <w:webHidden/>
        </w:rPr>
        <w:fldChar w:fldCharType="separate"/>
      </w:r>
      <w:ins w:id="315" w:author="Yash Ganthe" w:date="2016-09-17T16:01:00Z">
        <w:r>
          <w:rPr>
            <w:noProof/>
            <w:webHidden/>
          </w:rPr>
          <w:t>8</w:t>
        </w:r>
        <w:r>
          <w:rPr>
            <w:noProof/>
            <w:webHidden/>
          </w:rPr>
          <w:fldChar w:fldCharType="end"/>
        </w:r>
        <w:r w:rsidRPr="004B2595">
          <w:rPr>
            <w:rStyle w:val="Hyperlink"/>
            <w:noProof/>
          </w:rPr>
          <w:fldChar w:fldCharType="end"/>
        </w:r>
      </w:ins>
    </w:p>
    <w:p w14:paraId="01248106" w14:textId="77777777" w:rsidR="00E2576F" w:rsidRDefault="00E2576F">
      <w:pPr>
        <w:pStyle w:val="TOC1"/>
        <w:tabs>
          <w:tab w:val="right" w:leader="dot" w:pos="9350"/>
        </w:tabs>
        <w:rPr>
          <w:ins w:id="316" w:author="Yash Ganthe" w:date="2016-09-17T16:01:00Z"/>
          <w:rFonts w:eastAsiaTheme="minorEastAsia"/>
          <w:noProof/>
          <w:sz w:val="22"/>
          <w:szCs w:val="20"/>
          <w:lang w:bidi="mr-IN"/>
        </w:rPr>
      </w:pPr>
      <w:ins w:id="317" w:author="Yash Ganthe" w:date="2016-09-17T16:01:00Z">
        <w:r w:rsidRPr="004B2595">
          <w:rPr>
            <w:rStyle w:val="Hyperlink"/>
            <w:noProof/>
          </w:rPr>
          <w:fldChar w:fldCharType="begin"/>
        </w:r>
        <w:r w:rsidRPr="004B2595">
          <w:rPr>
            <w:rStyle w:val="Hyperlink"/>
            <w:noProof/>
          </w:rPr>
          <w:instrText xml:space="preserve"> </w:instrText>
        </w:r>
        <w:r>
          <w:rPr>
            <w:noProof/>
          </w:rPr>
          <w:instrText>HYPERLINK \l "_Toc461891444"</w:instrText>
        </w:r>
        <w:r w:rsidRPr="004B2595">
          <w:rPr>
            <w:rStyle w:val="Hyperlink"/>
            <w:noProof/>
          </w:rPr>
          <w:instrText xml:space="preserve"> </w:instrText>
        </w:r>
        <w:r w:rsidRPr="004B2595">
          <w:rPr>
            <w:rStyle w:val="Hyperlink"/>
            <w:noProof/>
          </w:rPr>
        </w:r>
        <w:r w:rsidRPr="004B2595">
          <w:rPr>
            <w:rStyle w:val="Hyperlink"/>
            <w:noProof/>
          </w:rPr>
          <w:fldChar w:fldCharType="separate"/>
        </w:r>
        <w:r w:rsidRPr="004B2595">
          <w:rPr>
            <w:rStyle w:val="Hyperlink"/>
            <w:b/>
            <w:noProof/>
          </w:rPr>
          <w:t>Summary</w:t>
        </w:r>
        <w:r>
          <w:rPr>
            <w:noProof/>
            <w:webHidden/>
          </w:rPr>
          <w:tab/>
        </w:r>
        <w:r>
          <w:rPr>
            <w:noProof/>
            <w:webHidden/>
          </w:rPr>
          <w:fldChar w:fldCharType="begin"/>
        </w:r>
        <w:r>
          <w:rPr>
            <w:noProof/>
            <w:webHidden/>
          </w:rPr>
          <w:instrText xml:space="preserve"> PAGEREF _Toc461891444 \h </w:instrText>
        </w:r>
        <w:r>
          <w:rPr>
            <w:noProof/>
            <w:webHidden/>
          </w:rPr>
        </w:r>
      </w:ins>
      <w:r>
        <w:rPr>
          <w:noProof/>
          <w:webHidden/>
        </w:rPr>
        <w:fldChar w:fldCharType="separate"/>
      </w:r>
      <w:ins w:id="318" w:author="Yash Ganthe" w:date="2016-09-17T16:01:00Z">
        <w:r>
          <w:rPr>
            <w:noProof/>
            <w:webHidden/>
          </w:rPr>
          <w:t>9</w:t>
        </w:r>
        <w:r>
          <w:rPr>
            <w:noProof/>
            <w:webHidden/>
          </w:rPr>
          <w:fldChar w:fldCharType="end"/>
        </w:r>
        <w:r w:rsidRPr="004B2595">
          <w:rPr>
            <w:rStyle w:val="Hyperlink"/>
            <w:noProof/>
          </w:rPr>
          <w:fldChar w:fldCharType="end"/>
        </w:r>
      </w:ins>
    </w:p>
    <w:p w14:paraId="190E27E7" w14:textId="77777777" w:rsidR="006A3172" w:rsidDel="000B2C06" w:rsidRDefault="006A3172">
      <w:pPr>
        <w:pStyle w:val="TOC1"/>
        <w:tabs>
          <w:tab w:val="right" w:leader="dot" w:pos="9350"/>
        </w:tabs>
        <w:rPr>
          <w:del w:id="319" w:author="Yash Ganthe" w:date="2016-09-14T02:28:00Z"/>
          <w:noProof/>
        </w:rPr>
      </w:pPr>
      <w:del w:id="320" w:author="Yash Ganthe" w:date="2016-09-14T02:28:00Z">
        <w:r w:rsidRPr="000B2C06" w:rsidDel="000B2C06">
          <w:rPr>
            <w:rStyle w:val="Hyperlink"/>
            <w:noProof/>
            <w:shd w:val="clear" w:color="auto" w:fill="FFFFFF"/>
          </w:rPr>
          <w:delText>Executive Summary</w:delText>
        </w:r>
        <w:r w:rsidDel="000B2C06">
          <w:rPr>
            <w:noProof/>
            <w:webHidden/>
          </w:rPr>
          <w:tab/>
          <w:delText>3</w:delText>
        </w:r>
      </w:del>
    </w:p>
    <w:p w14:paraId="4F1D87B5" w14:textId="77777777" w:rsidR="006A3172" w:rsidDel="000B2C06" w:rsidRDefault="006A3172">
      <w:pPr>
        <w:pStyle w:val="TOC2"/>
        <w:tabs>
          <w:tab w:val="right" w:leader="dot" w:pos="9350"/>
        </w:tabs>
        <w:rPr>
          <w:del w:id="321" w:author="Yash Ganthe" w:date="2016-09-14T02:28:00Z"/>
          <w:noProof/>
        </w:rPr>
      </w:pPr>
      <w:del w:id="322" w:author="Yash Ganthe" w:date="2016-09-14T02:28:00Z">
        <w:r w:rsidRPr="000B2C06" w:rsidDel="000B2C06">
          <w:rPr>
            <w:rStyle w:val="Hyperlink"/>
            <w:noProof/>
          </w:rPr>
          <w:delText>Existing problem</w:delText>
        </w:r>
        <w:r w:rsidDel="000B2C06">
          <w:rPr>
            <w:noProof/>
            <w:webHidden/>
          </w:rPr>
          <w:tab/>
          <w:delText>3</w:delText>
        </w:r>
      </w:del>
    </w:p>
    <w:p w14:paraId="3AEC0CD6" w14:textId="77777777" w:rsidR="006A3172" w:rsidDel="000B2C06" w:rsidRDefault="006A3172">
      <w:pPr>
        <w:pStyle w:val="TOC2"/>
        <w:tabs>
          <w:tab w:val="right" w:leader="dot" w:pos="9350"/>
        </w:tabs>
        <w:rPr>
          <w:del w:id="323" w:author="Yash Ganthe" w:date="2016-09-14T02:28:00Z"/>
          <w:noProof/>
        </w:rPr>
      </w:pPr>
      <w:del w:id="324" w:author="Yash Ganthe" w:date="2016-09-14T02:28:00Z">
        <w:r w:rsidRPr="000B2C06" w:rsidDel="000B2C06">
          <w:rPr>
            <w:rStyle w:val="Hyperlink"/>
            <w:noProof/>
          </w:rPr>
          <w:delText>The solution</w:delText>
        </w:r>
        <w:r w:rsidDel="000B2C06">
          <w:rPr>
            <w:noProof/>
            <w:webHidden/>
          </w:rPr>
          <w:tab/>
          <w:delText>3</w:delText>
        </w:r>
      </w:del>
    </w:p>
    <w:p w14:paraId="0CB53EAB" w14:textId="77777777" w:rsidR="006A3172" w:rsidDel="000B2C06" w:rsidRDefault="006A3172">
      <w:pPr>
        <w:pStyle w:val="TOC2"/>
        <w:tabs>
          <w:tab w:val="right" w:leader="dot" w:pos="9350"/>
        </w:tabs>
        <w:rPr>
          <w:del w:id="325" w:author="Yash Ganthe" w:date="2016-09-14T02:28:00Z"/>
          <w:noProof/>
        </w:rPr>
      </w:pPr>
      <w:del w:id="326" w:author="Yash Ganthe" w:date="2016-09-14T02:28:00Z">
        <w:r w:rsidRPr="000B2C06" w:rsidDel="000B2C06">
          <w:rPr>
            <w:rStyle w:val="Hyperlink"/>
            <w:noProof/>
          </w:rPr>
          <w:delText>Our offering</w:delText>
        </w:r>
        <w:r w:rsidDel="000B2C06">
          <w:rPr>
            <w:noProof/>
            <w:webHidden/>
          </w:rPr>
          <w:tab/>
          <w:delText>3</w:delText>
        </w:r>
      </w:del>
    </w:p>
    <w:p w14:paraId="2031E031" w14:textId="77777777" w:rsidR="006A3172" w:rsidDel="000B2C06" w:rsidRDefault="006A3172">
      <w:pPr>
        <w:pStyle w:val="TOC2"/>
        <w:tabs>
          <w:tab w:val="right" w:leader="dot" w:pos="9350"/>
        </w:tabs>
        <w:rPr>
          <w:del w:id="327" w:author="Yash Ganthe" w:date="2016-09-14T02:28:00Z"/>
          <w:noProof/>
        </w:rPr>
      </w:pPr>
      <w:del w:id="328" w:author="Yash Ganthe" w:date="2016-09-14T02:28:00Z">
        <w:r w:rsidRPr="000B2C06" w:rsidDel="000B2C06">
          <w:rPr>
            <w:rStyle w:val="Hyperlink"/>
            <w:noProof/>
          </w:rPr>
          <w:delText>The benefit</w:delText>
        </w:r>
        <w:r w:rsidDel="000B2C06">
          <w:rPr>
            <w:noProof/>
            <w:webHidden/>
          </w:rPr>
          <w:tab/>
          <w:delText>3</w:delText>
        </w:r>
      </w:del>
    </w:p>
    <w:p w14:paraId="347288E0" w14:textId="589459B9" w:rsidR="006A3172" w:rsidRDefault="006A3172">
      <w:pPr>
        <w:rPr>
          <w:ins w:id="329" w:author="Yash Ganthe" w:date="2016-09-14T00:47:00Z"/>
        </w:rPr>
      </w:pPr>
      <w:ins w:id="330" w:author="Yash Ganthe" w:date="2016-09-14T00:47:00Z">
        <w:r>
          <w:rPr>
            <w:b/>
            <w:bCs/>
            <w:noProof/>
          </w:rPr>
          <w:fldChar w:fldCharType="end"/>
        </w:r>
      </w:ins>
    </w:p>
    <w:p w14:paraId="28F9C162" w14:textId="77777777" w:rsidR="006A3172" w:rsidRDefault="006A3172">
      <w:pPr>
        <w:rPr>
          <w:ins w:id="331" w:author="Yash Ganthe" w:date="2016-09-14T00:47:00Z"/>
          <w:rFonts w:asciiTheme="majorHAnsi" w:eastAsiaTheme="majorEastAsia" w:hAnsiTheme="majorHAnsi" w:cstheme="majorBidi"/>
          <w:color w:val="2E74B5" w:themeColor="accent1" w:themeShade="BF"/>
          <w:sz w:val="32"/>
          <w:szCs w:val="32"/>
          <w:shd w:val="clear" w:color="auto" w:fill="FFFFFF"/>
        </w:rPr>
      </w:pPr>
    </w:p>
    <w:p w14:paraId="107C956F" w14:textId="77777777" w:rsidR="000B2C06" w:rsidRDefault="000B2C06">
      <w:pPr>
        <w:rPr>
          <w:ins w:id="332" w:author="Yash Ganthe" w:date="2016-09-14T02:29:00Z"/>
          <w:rFonts w:asciiTheme="majorHAnsi" w:eastAsiaTheme="majorEastAsia" w:hAnsiTheme="majorHAnsi" w:cstheme="majorBidi"/>
          <w:color w:val="2E74B5" w:themeColor="accent1" w:themeShade="BF"/>
          <w:sz w:val="32"/>
          <w:szCs w:val="32"/>
          <w:shd w:val="clear" w:color="auto" w:fill="FFFFFF"/>
        </w:rPr>
      </w:pPr>
      <w:ins w:id="333" w:author="Yash Ganthe" w:date="2016-09-14T02:29:00Z">
        <w:r>
          <w:rPr>
            <w:shd w:val="clear" w:color="auto" w:fill="FFFFFF"/>
          </w:rPr>
          <w:br w:type="page"/>
        </w:r>
      </w:ins>
    </w:p>
    <w:p w14:paraId="167D8C15" w14:textId="77777777" w:rsidR="00955B9F" w:rsidRPr="00685D92" w:rsidRDefault="00955B9F">
      <w:pPr>
        <w:pStyle w:val="Heading1"/>
        <w:jc w:val="both"/>
        <w:rPr>
          <w:ins w:id="334" w:author="Yash Ganthe" w:date="2016-09-14T00:33:00Z"/>
          <w:sz w:val="36"/>
          <w:shd w:val="clear" w:color="auto" w:fill="FFFFFF"/>
          <w:rPrChange w:id="335" w:author="Anjali" w:date="2016-09-14T22:43:00Z">
            <w:rPr>
              <w:ins w:id="336" w:author="Yash Ganthe" w:date="2016-09-14T00:33:00Z"/>
              <w:shd w:val="clear" w:color="auto" w:fill="FFFFFF"/>
            </w:rPr>
          </w:rPrChange>
        </w:rPr>
        <w:pPrChange w:id="337" w:author="Anjali" w:date="2016-09-14T22:44:00Z">
          <w:pPr>
            <w:pStyle w:val="Heading1"/>
          </w:pPr>
        </w:pPrChange>
      </w:pPr>
      <w:bookmarkStart w:id="338" w:name="_Toc461891424"/>
      <w:r w:rsidRPr="00685D92">
        <w:rPr>
          <w:sz w:val="36"/>
          <w:shd w:val="clear" w:color="auto" w:fill="FFFFFF"/>
          <w:rPrChange w:id="339" w:author="Anjali" w:date="2016-09-14T22:43:00Z">
            <w:rPr>
              <w:shd w:val="clear" w:color="auto" w:fill="FFFFFF"/>
            </w:rPr>
          </w:rPrChange>
        </w:rPr>
        <w:lastRenderedPageBreak/>
        <w:t>Executive Summary</w:t>
      </w:r>
      <w:bookmarkEnd w:id="338"/>
    </w:p>
    <w:p w14:paraId="6973C36A" w14:textId="77777777" w:rsidR="00955B9F" w:rsidRPr="00685D92" w:rsidRDefault="00955B9F">
      <w:pPr>
        <w:pStyle w:val="Heading2"/>
        <w:jc w:val="both"/>
        <w:rPr>
          <w:ins w:id="340" w:author="Yash Ganthe" w:date="2016-09-14T00:32:00Z"/>
          <w:sz w:val="28"/>
          <w:rPrChange w:id="341" w:author="Anjali" w:date="2016-09-14T22:43:00Z">
            <w:rPr>
              <w:ins w:id="342" w:author="Yash Ganthe" w:date="2016-09-14T00:32:00Z"/>
              <w:shd w:val="clear" w:color="auto" w:fill="FFFFFF"/>
            </w:rPr>
          </w:rPrChange>
        </w:rPr>
        <w:pPrChange w:id="343" w:author="Anjali" w:date="2016-09-14T22:44:00Z">
          <w:pPr>
            <w:pStyle w:val="Heading1"/>
          </w:pPr>
        </w:pPrChange>
      </w:pPr>
      <w:bookmarkStart w:id="344" w:name="_Toc461891425"/>
      <w:ins w:id="345" w:author="Yash Ganthe" w:date="2016-09-14T00:33:00Z">
        <w:r w:rsidRPr="00685D92">
          <w:rPr>
            <w:sz w:val="28"/>
            <w:rPrChange w:id="346" w:author="Anjali" w:date="2016-09-14T22:43:00Z">
              <w:rPr/>
            </w:rPrChange>
          </w:rPr>
          <w:t>Existing problem</w:t>
        </w:r>
      </w:ins>
      <w:bookmarkEnd w:id="344"/>
    </w:p>
    <w:p w14:paraId="191CA5C8" w14:textId="58E93888" w:rsidR="006A3172" w:rsidRPr="00685D92" w:rsidRDefault="00955B9F" w:rsidP="003628A4">
      <w:pPr>
        <w:rPr>
          <w:ins w:id="347" w:author="Yash Ganthe" w:date="2016-09-14T00:40:00Z"/>
          <w:rPrChange w:id="348" w:author="Anjali" w:date="2016-09-14T22:43:00Z">
            <w:rPr>
              <w:ins w:id="349" w:author="Yash Ganthe" w:date="2016-09-14T00:40:00Z"/>
            </w:rPr>
          </w:rPrChange>
        </w:rPr>
        <w:pPrChange w:id="350" w:author="Yash Ganthe" w:date="2016-09-17T15:59:00Z">
          <w:pPr>
            <w:pStyle w:val="Heading1"/>
          </w:pPr>
        </w:pPrChange>
      </w:pPr>
      <w:ins w:id="351" w:author="Yash Ganthe" w:date="2016-09-14T00:32:00Z">
        <w:r w:rsidRPr="00685D92">
          <w:rPr>
            <w:rPrChange w:id="352" w:author="Anjali" w:date="2016-09-14T22:43:00Z">
              <w:rPr/>
            </w:rPrChange>
          </w:rPr>
          <w:t>Goa is witnessing rampant rise in the usage of personal vehicles by tourists</w:t>
        </w:r>
      </w:ins>
      <w:ins w:id="353" w:author="Yash Ganthe" w:date="2016-09-17T15:46:00Z">
        <w:r w:rsidR="00E111C1">
          <w:t xml:space="preserve"> as well as locals</w:t>
        </w:r>
      </w:ins>
      <w:ins w:id="354" w:author="Yash Ganthe" w:date="2016-09-14T00:32:00Z">
        <w:r w:rsidRPr="00685D92">
          <w:rPr>
            <w:rPrChange w:id="355" w:author="Anjali" w:date="2016-09-14T22:43:00Z">
              <w:rPr/>
            </w:rPrChange>
          </w:rPr>
          <w:t xml:space="preserve">. </w:t>
        </w:r>
      </w:ins>
      <w:ins w:id="356" w:author="Yash Ganthe" w:date="2016-09-17T15:45:00Z">
        <w:r w:rsidR="00E111C1">
          <w:t xml:space="preserve">This is a result of public transport information not being available to tourists, because of which they are not able to plan their visit in advance. </w:t>
        </w:r>
      </w:ins>
      <w:ins w:id="357" w:author="Yash Ganthe" w:date="2016-09-14T00:32:00Z">
        <w:r w:rsidRPr="00685D92">
          <w:rPr>
            <w:rPrChange w:id="358" w:author="Anjali" w:date="2016-09-14T22:43:00Z">
              <w:rPr/>
            </w:rPrChange>
          </w:rPr>
          <w:t xml:space="preserve">This is taking a major toll on the state's infrastructure, peacefulness and environment. Most people prefer personal vehicles due to lack of awareness of public transport options to get to their destination. </w:t>
        </w:r>
      </w:ins>
    </w:p>
    <w:p w14:paraId="7B10AF30" w14:textId="77777777" w:rsidR="006A3172" w:rsidRPr="00685D92" w:rsidRDefault="006A3172">
      <w:pPr>
        <w:pStyle w:val="Heading2"/>
        <w:jc w:val="both"/>
        <w:rPr>
          <w:ins w:id="359" w:author="Yash Ganthe" w:date="2016-09-14T00:40:00Z"/>
          <w:sz w:val="28"/>
          <w:rPrChange w:id="360" w:author="Anjali" w:date="2016-09-14T22:43:00Z">
            <w:rPr>
              <w:ins w:id="361" w:author="Yash Ganthe" w:date="2016-09-14T00:40:00Z"/>
            </w:rPr>
          </w:rPrChange>
        </w:rPr>
        <w:pPrChange w:id="362" w:author="Anjali" w:date="2016-09-14T22:44:00Z">
          <w:pPr>
            <w:pStyle w:val="Heading1"/>
          </w:pPr>
        </w:pPrChange>
      </w:pPr>
      <w:bookmarkStart w:id="363" w:name="_Toc461891426"/>
      <w:ins w:id="364" w:author="Yash Ganthe" w:date="2016-09-14T00:40:00Z">
        <w:r w:rsidRPr="00685D92">
          <w:rPr>
            <w:sz w:val="28"/>
            <w:rPrChange w:id="365" w:author="Anjali" w:date="2016-09-14T22:43:00Z">
              <w:rPr/>
            </w:rPrChange>
          </w:rPr>
          <w:t>The solution</w:t>
        </w:r>
        <w:bookmarkEnd w:id="363"/>
      </w:ins>
    </w:p>
    <w:p w14:paraId="4A1DB3DB" w14:textId="77777777" w:rsidR="00955B9F" w:rsidRPr="00685D92" w:rsidRDefault="00955B9F" w:rsidP="003628A4">
      <w:pPr>
        <w:rPr>
          <w:ins w:id="366" w:author="Yash Ganthe" w:date="2016-09-14T00:33:00Z"/>
          <w:rPrChange w:id="367" w:author="Anjali" w:date="2016-09-14T22:43:00Z">
            <w:rPr>
              <w:ins w:id="368" w:author="Yash Ganthe" w:date="2016-09-14T00:33:00Z"/>
            </w:rPr>
          </w:rPrChange>
        </w:rPr>
        <w:pPrChange w:id="369" w:author="Yash Ganthe" w:date="2016-09-17T15:59:00Z">
          <w:pPr>
            <w:pStyle w:val="Heading1"/>
          </w:pPr>
        </w:pPrChange>
      </w:pPr>
      <w:ins w:id="370" w:author="Yash Ganthe" w:date="2016-09-14T00:32:00Z">
        <w:r w:rsidRPr="00685D92">
          <w:rPr>
            <w:rPrChange w:id="371" w:author="Anjali" w:date="2016-09-14T22:43:00Z">
              <w:rPr/>
            </w:rPrChange>
          </w:rPr>
          <w:t>Goa's roads and waterways have a strong public transport operated by the Govt. and private operators. The convenience of having the time-table of all public transport services in Goa available on the internet, will translate into people being able to plan their commute in advance and avoid the hassles of using personal vehicles.</w:t>
        </w:r>
      </w:ins>
    </w:p>
    <w:p w14:paraId="7089B64B" w14:textId="77777777" w:rsidR="00955B9F" w:rsidRPr="00685D92" w:rsidRDefault="006A3172">
      <w:pPr>
        <w:pStyle w:val="Heading2"/>
        <w:jc w:val="both"/>
        <w:rPr>
          <w:ins w:id="372" w:author="Yash Ganthe" w:date="2016-09-14T00:34:00Z"/>
          <w:sz w:val="28"/>
          <w:rPrChange w:id="373" w:author="Anjali" w:date="2016-09-14T22:43:00Z">
            <w:rPr>
              <w:ins w:id="374" w:author="Yash Ganthe" w:date="2016-09-14T00:34:00Z"/>
            </w:rPr>
          </w:rPrChange>
        </w:rPr>
        <w:pPrChange w:id="375" w:author="Anjali" w:date="2016-09-14T22:44:00Z">
          <w:pPr>
            <w:pStyle w:val="Heading1"/>
          </w:pPr>
        </w:pPrChange>
      </w:pPr>
      <w:bookmarkStart w:id="376" w:name="_Toc461891427"/>
      <w:ins w:id="377" w:author="Yash Ganthe" w:date="2016-09-14T00:40:00Z">
        <w:r w:rsidRPr="00685D92">
          <w:rPr>
            <w:sz w:val="28"/>
            <w:rPrChange w:id="378" w:author="Anjali" w:date="2016-09-14T22:43:00Z">
              <w:rPr/>
            </w:rPrChange>
          </w:rPr>
          <w:t>Our offering</w:t>
        </w:r>
      </w:ins>
      <w:bookmarkEnd w:id="376"/>
    </w:p>
    <w:p w14:paraId="6E233E00" w14:textId="77777777" w:rsidR="00955B9F" w:rsidRPr="00685D92" w:rsidRDefault="00955B9F" w:rsidP="003628A4">
      <w:pPr>
        <w:rPr>
          <w:ins w:id="379" w:author="Yash Ganthe" w:date="2016-09-14T00:39:00Z"/>
          <w:rPrChange w:id="380" w:author="Anjali" w:date="2016-09-14T22:43:00Z">
            <w:rPr>
              <w:ins w:id="381" w:author="Yash Ganthe" w:date="2016-09-14T00:39:00Z"/>
            </w:rPr>
          </w:rPrChange>
        </w:rPr>
        <w:pPrChange w:id="382" w:author="Yash Ganthe" w:date="2016-09-17T15:59:00Z">
          <w:pPr>
            <w:pStyle w:val="Heading1"/>
          </w:pPr>
        </w:pPrChange>
      </w:pPr>
      <w:ins w:id="383" w:author="Yash Ganthe" w:date="2016-09-14T00:36:00Z">
        <w:r w:rsidRPr="00685D92">
          <w:rPr>
            <w:rPrChange w:id="384" w:author="Anjali" w:date="2016-09-14T22:43:00Z">
              <w:rPr/>
            </w:rPrChange>
          </w:rPr>
          <w:t>We offer on online so</w:t>
        </w:r>
      </w:ins>
      <w:ins w:id="385" w:author="Yash Ganthe" w:date="2016-09-14T00:37:00Z">
        <w:r w:rsidRPr="00685D92">
          <w:rPr>
            <w:rPrChange w:id="386" w:author="Anjali" w:date="2016-09-14T22:43:00Z">
              <w:rPr/>
            </w:rPrChange>
          </w:rPr>
          <w:t>ftware that allows transit agencies to publish their routes, stops and timetables t</w:t>
        </w:r>
      </w:ins>
      <w:ins w:id="387" w:author="Yash Ganthe" w:date="2016-09-14T00:38:00Z">
        <w:r w:rsidRPr="00685D92">
          <w:rPr>
            <w:rPrChange w:id="388" w:author="Anjali" w:date="2016-09-14T22:43:00Z">
              <w:rPr/>
            </w:rPrChange>
          </w:rPr>
          <w:t xml:space="preserve">o Google Maps. </w:t>
        </w:r>
        <w:r w:rsidR="006A3172" w:rsidRPr="00685D92">
          <w:rPr>
            <w:rPrChange w:id="389" w:author="Anjali" w:date="2016-09-14T22:43:00Z">
              <w:rPr/>
            </w:rPrChange>
          </w:rPr>
          <w:t xml:space="preserve">Once the data is published, tourists as well as residents will be able to access travel information without the need of any new app on </w:t>
        </w:r>
      </w:ins>
      <w:ins w:id="390" w:author="Yash Ganthe" w:date="2016-09-14T00:39:00Z">
        <w:r w:rsidR="006A3172" w:rsidRPr="00685D92">
          <w:rPr>
            <w:rPrChange w:id="391" w:author="Anjali" w:date="2016-09-14T22:43:00Z">
              <w:rPr/>
            </w:rPrChange>
          </w:rPr>
          <w:t>their</w:t>
        </w:r>
      </w:ins>
      <w:ins w:id="392" w:author="Yash Ganthe" w:date="2016-09-14T00:38:00Z">
        <w:r w:rsidR="006A3172" w:rsidRPr="00685D92">
          <w:rPr>
            <w:rPrChange w:id="393" w:author="Anjali" w:date="2016-09-14T22:43:00Z">
              <w:rPr/>
            </w:rPrChange>
          </w:rPr>
          <w:t xml:space="preserve"> </w:t>
        </w:r>
      </w:ins>
      <w:ins w:id="394" w:author="Yash Ganthe" w:date="2016-09-14T00:39:00Z">
        <w:r w:rsidR="006A3172" w:rsidRPr="00685D92">
          <w:rPr>
            <w:rPrChange w:id="395" w:author="Anjali" w:date="2016-09-14T22:43:00Z">
              <w:rPr/>
            </w:rPrChange>
          </w:rPr>
          <w:t>phones.</w:t>
        </w:r>
      </w:ins>
    </w:p>
    <w:p w14:paraId="590E6F6C" w14:textId="77777777" w:rsidR="006A3172" w:rsidRPr="00685D92" w:rsidRDefault="006A3172">
      <w:pPr>
        <w:pStyle w:val="Heading2"/>
        <w:jc w:val="both"/>
        <w:rPr>
          <w:ins w:id="396" w:author="Yash Ganthe" w:date="2016-09-14T00:40:00Z"/>
          <w:sz w:val="28"/>
          <w:rPrChange w:id="397" w:author="Anjali" w:date="2016-09-14T22:43:00Z">
            <w:rPr>
              <w:ins w:id="398" w:author="Yash Ganthe" w:date="2016-09-14T00:40:00Z"/>
            </w:rPr>
          </w:rPrChange>
        </w:rPr>
        <w:pPrChange w:id="399" w:author="Anjali" w:date="2016-09-14T22:44:00Z">
          <w:pPr>
            <w:pStyle w:val="Heading1"/>
          </w:pPr>
        </w:pPrChange>
      </w:pPr>
      <w:bookmarkStart w:id="400" w:name="_Toc461891428"/>
      <w:ins w:id="401" w:author="Yash Ganthe" w:date="2016-09-14T00:40:00Z">
        <w:r w:rsidRPr="00685D92">
          <w:rPr>
            <w:sz w:val="28"/>
            <w:rPrChange w:id="402" w:author="Anjali" w:date="2016-09-14T22:43:00Z">
              <w:rPr/>
            </w:rPrChange>
          </w:rPr>
          <w:t>The benefit</w:t>
        </w:r>
        <w:bookmarkEnd w:id="400"/>
      </w:ins>
    </w:p>
    <w:p w14:paraId="19D571F5" w14:textId="77777777" w:rsidR="006A3172" w:rsidRPr="00685D92" w:rsidRDefault="006A3172" w:rsidP="003628A4">
      <w:pPr>
        <w:rPr>
          <w:rPrChange w:id="403" w:author="Anjali" w:date="2016-09-14T22:43:00Z">
            <w:rPr>
              <w:shd w:val="clear" w:color="auto" w:fill="FFFFFF"/>
            </w:rPr>
          </w:rPrChange>
        </w:rPr>
        <w:pPrChange w:id="404" w:author="Yash Ganthe" w:date="2016-09-17T15:59:00Z">
          <w:pPr>
            <w:pStyle w:val="Heading1"/>
          </w:pPr>
        </w:pPrChange>
      </w:pPr>
      <w:ins w:id="405" w:author="Yash Ganthe" w:date="2016-09-14T00:40:00Z">
        <w:r w:rsidRPr="00685D92">
          <w:rPr>
            <w:rPrChange w:id="406" w:author="Anjali" w:date="2016-09-14T22:43:00Z">
              <w:rPr/>
            </w:rPrChange>
          </w:rPr>
          <w:t xml:space="preserve">Tourists </w:t>
        </w:r>
      </w:ins>
      <w:ins w:id="407" w:author="Yash Ganthe" w:date="2016-09-14T00:41:00Z">
        <w:r w:rsidRPr="00685D92">
          <w:rPr>
            <w:rPrChange w:id="408" w:author="Anjali" w:date="2016-09-14T22:43:00Z">
              <w:rPr/>
            </w:rPrChange>
          </w:rPr>
          <w:t>visiting the state for a</w:t>
        </w:r>
      </w:ins>
      <w:ins w:id="409" w:author="Yash Ganthe" w:date="2016-09-14T00:40:00Z">
        <w:r w:rsidRPr="00685D92">
          <w:rPr>
            <w:rPrChange w:id="410" w:author="Anjali" w:date="2016-09-14T22:43:00Z">
              <w:rPr/>
            </w:rPrChange>
          </w:rPr>
          <w:t xml:space="preserve"> limited </w:t>
        </w:r>
      </w:ins>
      <w:ins w:id="411" w:author="Yash Ganthe" w:date="2016-09-14T00:41:00Z">
        <w:r w:rsidRPr="00685D92">
          <w:rPr>
            <w:rPrChange w:id="412" w:author="Anjali" w:date="2016-09-14T22:43:00Z">
              <w:rPr/>
            </w:rPrChange>
          </w:rPr>
          <w:t xml:space="preserve">period will be able to plan their visit in advance long before their visit. </w:t>
        </w:r>
      </w:ins>
      <w:ins w:id="413" w:author="Yash Ganthe" w:date="2016-09-14T00:44:00Z">
        <w:r w:rsidRPr="00685D92">
          <w:rPr>
            <w:rPrChange w:id="414" w:author="Anjali" w:date="2016-09-14T22:43:00Z">
              <w:rPr/>
            </w:rPrChange>
          </w:rPr>
          <w:t xml:space="preserve">Tourists will be able to travel all over Goa without using personal vehicles. </w:t>
        </w:r>
      </w:ins>
      <w:ins w:id="415" w:author="Yash Ganthe" w:date="2016-09-14T00:41:00Z">
        <w:r w:rsidRPr="00685D92">
          <w:rPr>
            <w:rPrChange w:id="416" w:author="Anjali" w:date="2016-09-14T22:43:00Z">
              <w:rPr/>
            </w:rPrChange>
          </w:rPr>
          <w:t>Goa will see sustainable tourism development without an additional burden on infrastructure.</w:t>
        </w:r>
      </w:ins>
    </w:p>
    <w:p w14:paraId="7F4508AC" w14:textId="01AD0DC9" w:rsidR="00685D92" w:rsidDel="00852ECA" w:rsidRDefault="00685D92">
      <w:pPr>
        <w:pStyle w:val="Heading1"/>
        <w:jc w:val="both"/>
        <w:rPr>
          <w:ins w:id="417" w:author="Anjali" w:date="2016-09-14T22:44:00Z"/>
          <w:del w:id="418" w:author="Yash Ganthe" w:date="2016-09-15T06:54:00Z"/>
          <w:rFonts w:cs="Arial"/>
          <w:color w:val="252525"/>
          <w:shd w:val="clear" w:color="auto" w:fill="FFFFFF"/>
        </w:rPr>
        <w:pPrChange w:id="419" w:author="Anjali" w:date="2016-09-14T22:44:00Z">
          <w:pPr>
            <w:spacing w:after="0"/>
            <w:jc w:val="both"/>
          </w:pPr>
        </w:pPrChange>
      </w:pPr>
    </w:p>
    <w:p w14:paraId="166AA7F2" w14:textId="66F68F17" w:rsidR="00685D92" w:rsidDel="00852ECA" w:rsidRDefault="00685D92">
      <w:pPr>
        <w:pStyle w:val="Heading1"/>
        <w:jc w:val="both"/>
        <w:rPr>
          <w:ins w:id="420" w:author="Anjali" w:date="2016-09-14T22:44:00Z"/>
          <w:del w:id="421" w:author="Yash Ganthe" w:date="2016-09-15T06:54:00Z"/>
          <w:rFonts w:cs="Arial"/>
          <w:color w:val="252525"/>
          <w:shd w:val="clear" w:color="auto" w:fill="FFFFFF"/>
        </w:rPr>
        <w:pPrChange w:id="422" w:author="Anjali" w:date="2016-09-14T22:44:00Z">
          <w:pPr>
            <w:spacing w:after="0"/>
            <w:jc w:val="both"/>
          </w:pPr>
        </w:pPrChange>
      </w:pPr>
    </w:p>
    <w:p w14:paraId="14B9B354" w14:textId="1BDC529B" w:rsidR="00685D92" w:rsidDel="00852ECA" w:rsidRDefault="00685D92">
      <w:pPr>
        <w:pStyle w:val="Heading1"/>
        <w:jc w:val="both"/>
        <w:rPr>
          <w:ins w:id="423" w:author="Anjali" w:date="2016-09-14T22:45:00Z"/>
          <w:del w:id="424" w:author="Yash Ganthe" w:date="2016-09-15T06:54:00Z"/>
          <w:rFonts w:cs="Arial"/>
          <w:color w:val="252525"/>
          <w:shd w:val="clear" w:color="auto" w:fill="FFFFFF"/>
        </w:rPr>
        <w:pPrChange w:id="425" w:author="Anjali" w:date="2016-09-14T22:44:00Z">
          <w:pPr>
            <w:spacing w:after="0"/>
            <w:jc w:val="both"/>
          </w:pPr>
        </w:pPrChange>
      </w:pPr>
    </w:p>
    <w:p w14:paraId="33214AC6" w14:textId="6E59C857" w:rsidR="00685D92" w:rsidDel="00852ECA" w:rsidRDefault="00685D92">
      <w:pPr>
        <w:pStyle w:val="Heading1"/>
        <w:jc w:val="both"/>
        <w:rPr>
          <w:ins w:id="426" w:author="Anjali" w:date="2016-09-14T22:45:00Z"/>
          <w:del w:id="427" w:author="Yash Ganthe" w:date="2016-09-15T06:54:00Z"/>
          <w:rFonts w:cs="Arial"/>
          <w:color w:val="252525"/>
          <w:shd w:val="clear" w:color="auto" w:fill="FFFFFF"/>
        </w:rPr>
        <w:pPrChange w:id="428" w:author="Anjali" w:date="2016-09-14T22:44:00Z">
          <w:pPr>
            <w:spacing w:after="0"/>
            <w:jc w:val="both"/>
          </w:pPr>
        </w:pPrChange>
      </w:pPr>
    </w:p>
    <w:p w14:paraId="1F3E5CAF" w14:textId="0567AF1D" w:rsidR="00685D92" w:rsidDel="00852ECA" w:rsidRDefault="00685D92">
      <w:pPr>
        <w:pStyle w:val="Heading1"/>
        <w:jc w:val="both"/>
        <w:rPr>
          <w:ins w:id="429" w:author="Anjali" w:date="2016-09-14T22:45:00Z"/>
          <w:del w:id="430" w:author="Yash Ganthe" w:date="2016-09-15T06:54:00Z"/>
          <w:rFonts w:cs="Arial"/>
          <w:color w:val="252525"/>
          <w:shd w:val="clear" w:color="auto" w:fill="FFFFFF"/>
        </w:rPr>
        <w:pPrChange w:id="431" w:author="Anjali" w:date="2016-09-14T22:44:00Z">
          <w:pPr>
            <w:spacing w:after="0"/>
            <w:jc w:val="both"/>
          </w:pPr>
        </w:pPrChange>
      </w:pPr>
    </w:p>
    <w:p w14:paraId="501E043B" w14:textId="77777777" w:rsidR="00685D92" w:rsidRPr="00685D92" w:rsidRDefault="00685D92">
      <w:pPr>
        <w:rPr>
          <w:ins w:id="432" w:author="Anjali" w:date="2016-09-14T22:45:00Z"/>
          <w:rPrChange w:id="433" w:author="Anjali" w:date="2016-09-14T22:45:00Z">
            <w:rPr>
              <w:ins w:id="434" w:author="Anjali" w:date="2016-09-14T22:45:00Z"/>
              <w:rFonts w:cs="Arial"/>
              <w:color w:val="252525"/>
              <w:shd w:val="clear" w:color="auto" w:fill="FFFFFF"/>
            </w:rPr>
          </w:rPrChange>
        </w:rPr>
        <w:pPrChange w:id="435" w:author="Anjali" w:date="2016-09-14T22:45:00Z">
          <w:pPr>
            <w:spacing w:after="0"/>
            <w:jc w:val="both"/>
          </w:pPr>
        </w:pPrChange>
      </w:pPr>
    </w:p>
    <w:p w14:paraId="7878065E" w14:textId="77777777" w:rsidR="00FA0B56" w:rsidRDefault="00FA0B56">
      <w:pPr>
        <w:rPr>
          <w:ins w:id="436" w:author="Yash Ganthe" w:date="2016-09-15T06:32:00Z"/>
          <w:rFonts w:asciiTheme="majorHAnsi" w:eastAsiaTheme="majorEastAsia" w:hAnsiTheme="majorHAnsi" w:cs="Arial"/>
          <w:color w:val="252525"/>
          <w:sz w:val="32"/>
          <w:szCs w:val="32"/>
          <w:shd w:val="clear" w:color="auto" w:fill="FFFFFF"/>
        </w:rPr>
      </w:pPr>
      <w:ins w:id="437" w:author="Yash Ganthe" w:date="2016-09-15T06:32:00Z">
        <w:r>
          <w:rPr>
            <w:rFonts w:cs="Arial"/>
            <w:color w:val="252525"/>
            <w:shd w:val="clear" w:color="auto" w:fill="FFFFFF"/>
          </w:rPr>
          <w:br w:type="page"/>
        </w:r>
      </w:ins>
    </w:p>
    <w:p w14:paraId="2C8170D0" w14:textId="778D07FA" w:rsidR="001F0F29" w:rsidDel="00685D92" w:rsidRDefault="004B6774">
      <w:pPr>
        <w:spacing w:after="0"/>
        <w:jc w:val="both"/>
        <w:rPr>
          <w:del w:id="438" w:author="Anjali" w:date="2016-09-14T22:44:00Z"/>
          <w:rFonts w:asciiTheme="majorHAnsi" w:hAnsiTheme="majorHAnsi" w:cs="Arial"/>
          <w:color w:val="252525"/>
          <w:sz w:val="32"/>
          <w:szCs w:val="32"/>
          <w:shd w:val="clear" w:color="auto" w:fill="FFFFFF"/>
        </w:rPr>
      </w:pPr>
      <w:del w:id="439" w:author="Anjali" w:date="2016-09-14T22:44:00Z">
        <w:r w:rsidRPr="004B6774" w:rsidDel="00685D92">
          <w:rPr>
            <w:rFonts w:asciiTheme="majorHAnsi" w:hAnsiTheme="majorHAnsi" w:cs="Arial"/>
            <w:color w:val="252525"/>
            <w:sz w:val="32"/>
            <w:szCs w:val="32"/>
            <w:shd w:val="clear" w:color="auto" w:fill="FFFFFF"/>
          </w:rPr>
          <w:lastRenderedPageBreak/>
          <w:delText>The state of</w:delText>
        </w:r>
        <w:r w:rsidDel="00685D92">
          <w:rPr>
            <w:rStyle w:val="apple-converted-space"/>
            <w:rFonts w:asciiTheme="majorHAnsi" w:hAnsiTheme="majorHAnsi" w:cs="Arial"/>
            <w:color w:val="252525"/>
            <w:sz w:val="32"/>
            <w:szCs w:val="32"/>
            <w:shd w:val="clear" w:color="auto" w:fill="FFFFFF"/>
          </w:rPr>
          <w:delText xml:space="preserve"> Goa, India</w:delText>
        </w:r>
        <w:r w:rsidRPr="004B6774" w:rsidDel="00685D92">
          <w:rPr>
            <w:rFonts w:asciiTheme="majorHAnsi" w:hAnsiTheme="majorHAnsi" w:cs="Arial"/>
            <w:color w:val="252525"/>
            <w:sz w:val="32"/>
            <w:szCs w:val="32"/>
            <w:shd w:val="clear" w:color="auto" w:fill="FFFFFF"/>
          </w:rPr>
          <w:delText xml:space="preserve"> is famous for its beaches and places of worship, and tourism is its primary industry. Tourism is generally focused on the coastal areas of Goa, with an equal amount of tourist activity inland. Goa sees a large number of foreign tourists as well as a lot of Indian tourists.</w:delText>
        </w:r>
      </w:del>
    </w:p>
    <w:p w14:paraId="7CD1A6DD" w14:textId="480C0391" w:rsidR="004B6774" w:rsidDel="00685D92" w:rsidRDefault="004B6774">
      <w:pPr>
        <w:spacing w:after="0"/>
        <w:jc w:val="both"/>
        <w:rPr>
          <w:del w:id="440" w:author="Anjali" w:date="2016-09-14T22:44:00Z"/>
          <w:rFonts w:asciiTheme="majorHAnsi" w:hAnsiTheme="majorHAnsi" w:cs="Arial"/>
          <w:color w:val="252525"/>
          <w:sz w:val="32"/>
          <w:szCs w:val="32"/>
          <w:shd w:val="clear" w:color="auto" w:fill="FFFFFF"/>
        </w:rPr>
      </w:pPr>
    </w:p>
    <w:p w14:paraId="11FB5B2F" w14:textId="5FDAB3B5" w:rsidR="004B6774" w:rsidDel="00685D92" w:rsidRDefault="004B6774">
      <w:pPr>
        <w:spacing w:after="0"/>
        <w:jc w:val="both"/>
        <w:rPr>
          <w:del w:id="441" w:author="Anjali" w:date="2016-09-14T22:44:00Z"/>
          <w:rFonts w:asciiTheme="majorHAnsi" w:hAnsiTheme="majorHAnsi" w:cs="Arial"/>
          <w:color w:val="252525"/>
          <w:sz w:val="32"/>
          <w:szCs w:val="32"/>
          <w:shd w:val="clear" w:color="auto" w:fill="FFFFFF"/>
        </w:rPr>
      </w:pPr>
      <w:del w:id="442" w:author="Anjali" w:date="2016-09-14T22:44:00Z">
        <w:r w:rsidDel="00685D92">
          <w:rPr>
            <w:rFonts w:asciiTheme="majorHAnsi" w:hAnsiTheme="majorHAnsi" w:cs="Arial"/>
            <w:color w:val="252525"/>
            <w:sz w:val="32"/>
            <w:szCs w:val="32"/>
            <w:shd w:val="clear" w:color="auto" w:fill="FFFFFF"/>
          </w:rPr>
          <w:delText>The state of Goa has various beautiful Beaches, Temples, Churches, Heritage homes, Wildlife sanctuaries, Museums etc. Most of these tourist attractions are w</w:delText>
        </w:r>
        <w:r w:rsidR="000578FA" w:rsidDel="00685D92">
          <w:rPr>
            <w:rFonts w:asciiTheme="majorHAnsi" w:hAnsiTheme="majorHAnsi" w:cs="Arial"/>
            <w:color w:val="252525"/>
            <w:sz w:val="32"/>
            <w:szCs w:val="32"/>
            <w:shd w:val="clear" w:color="auto" w:fill="FFFFFF"/>
          </w:rPr>
          <w:delText>ell connected by public transit.</w:delText>
        </w:r>
      </w:del>
    </w:p>
    <w:p w14:paraId="72E5C6F4" w14:textId="642D1C04" w:rsidR="000578FA" w:rsidDel="00685D92" w:rsidRDefault="000578FA">
      <w:pPr>
        <w:spacing w:after="0"/>
        <w:jc w:val="both"/>
        <w:rPr>
          <w:del w:id="443" w:author="Anjali" w:date="2016-09-14T22:44:00Z"/>
          <w:rFonts w:asciiTheme="majorHAnsi" w:hAnsiTheme="majorHAnsi" w:cs="Arial"/>
          <w:color w:val="252525"/>
          <w:sz w:val="32"/>
          <w:szCs w:val="32"/>
          <w:shd w:val="clear" w:color="auto" w:fill="FFFFFF"/>
        </w:rPr>
      </w:pPr>
    </w:p>
    <w:p w14:paraId="740E7746" w14:textId="48ADA033" w:rsidR="000578FA" w:rsidDel="00685D92" w:rsidRDefault="000578FA">
      <w:pPr>
        <w:spacing w:after="0"/>
        <w:jc w:val="both"/>
        <w:rPr>
          <w:del w:id="444" w:author="Anjali" w:date="2016-09-14T22:44:00Z"/>
          <w:rFonts w:asciiTheme="majorHAnsi" w:hAnsiTheme="majorHAnsi" w:cs="Arial"/>
          <w:b/>
          <w:color w:val="252525"/>
          <w:sz w:val="32"/>
          <w:szCs w:val="32"/>
          <w:shd w:val="clear" w:color="auto" w:fill="FFFFFF"/>
        </w:rPr>
        <w:pPrChange w:id="445" w:author="Anjali" w:date="2016-09-14T22:44:00Z">
          <w:pPr>
            <w:spacing w:after="0"/>
            <w:jc w:val="center"/>
          </w:pPr>
        </w:pPrChange>
      </w:pPr>
      <w:del w:id="446" w:author="Anjali" w:date="2016-09-14T22:44:00Z">
        <w:r w:rsidRPr="000578FA" w:rsidDel="00685D92">
          <w:rPr>
            <w:rFonts w:asciiTheme="majorHAnsi" w:hAnsiTheme="majorHAnsi" w:cs="Arial"/>
            <w:b/>
            <w:color w:val="252525"/>
            <w:sz w:val="32"/>
            <w:szCs w:val="32"/>
            <w:shd w:val="clear" w:color="auto" w:fill="FFFFFF"/>
          </w:rPr>
          <w:delText>BUT</w:delText>
        </w:r>
      </w:del>
    </w:p>
    <w:p w14:paraId="6A02A35A" w14:textId="47E7A8C8" w:rsidR="000578FA" w:rsidDel="00685D92" w:rsidRDefault="000578FA">
      <w:pPr>
        <w:spacing w:after="0"/>
        <w:jc w:val="both"/>
        <w:rPr>
          <w:del w:id="447" w:author="Anjali" w:date="2016-09-14T22:44:00Z"/>
          <w:rFonts w:asciiTheme="majorHAnsi" w:hAnsiTheme="majorHAnsi" w:cs="Arial"/>
          <w:b/>
          <w:color w:val="252525"/>
          <w:sz w:val="32"/>
          <w:szCs w:val="32"/>
          <w:shd w:val="clear" w:color="auto" w:fill="FFFFFF"/>
        </w:rPr>
        <w:pPrChange w:id="448" w:author="Anjali" w:date="2016-09-14T22:44:00Z">
          <w:pPr>
            <w:spacing w:after="0"/>
            <w:jc w:val="center"/>
          </w:pPr>
        </w:pPrChange>
      </w:pPr>
    </w:p>
    <w:p w14:paraId="02419555" w14:textId="6B564F9E" w:rsidR="000578FA" w:rsidDel="00685D92" w:rsidRDefault="000578FA">
      <w:pPr>
        <w:spacing w:after="0"/>
        <w:jc w:val="both"/>
        <w:rPr>
          <w:del w:id="449" w:author="Anjali" w:date="2016-09-14T22:44:00Z"/>
          <w:rFonts w:asciiTheme="majorHAnsi" w:hAnsiTheme="majorHAnsi" w:cs="Arial"/>
          <w:color w:val="252525"/>
          <w:sz w:val="32"/>
          <w:szCs w:val="32"/>
          <w:shd w:val="clear" w:color="auto" w:fill="FFFFFF"/>
        </w:rPr>
      </w:pPr>
      <w:del w:id="450" w:author="Anjali" w:date="2016-09-14T22:44:00Z">
        <w:r w:rsidDel="00685D92">
          <w:rPr>
            <w:rFonts w:asciiTheme="majorHAnsi" w:hAnsiTheme="majorHAnsi" w:cs="Arial"/>
            <w:color w:val="252525"/>
            <w:sz w:val="32"/>
            <w:szCs w:val="32"/>
            <w:shd w:val="clear" w:color="auto" w:fill="FFFFFF"/>
          </w:rPr>
          <w:delText>Many of the tourists visiting Goa are forced to rent bikes or cab and pay exorbitant prices of rent thus spoiling their entire experience of the beautiful dreamland state of Goa as they do not have access to timings of Goa’s public transport.</w:delText>
        </w:r>
      </w:del>
    </w:p>
    <w:p w14:paraId="290A84FE" w14:textId="69395BBA" w:rsidR="000578FA" w:rsidDel="00685D92" w:rsidRDefault="000578FA">
      <w:pPr>
        <w:spacing w:after="0"/>
        <w:jc w:val="both"/>
        <w:rPr>
          <w:del w:id="451" w:author="Anjali" w:date="2016-09-14T22:44:00Z"/>
          <w:rFonts w:asciiTheme="majorHAnsi" w:hAnsiTheme="majorHAnsi" w:cs="Arial"/>
          <w:color w:val="252525"/>
          <w:sz w:val="32"/>
          <w:szCs w:val="32"/>
          <w:shd w:val="clear" w:color="auto" w:fill="FFFFFF"/>
        </w:rPr>
        <w:pPrChange w:id="452" w:author="Anjali" w:date="2016-09-14T22:44:00Z">
          <w:pPr>
            <w:spacing w:after="0"/>
          </w:pPr>
        </w:pPrChange>
      </w:pPr>
    </w:p>
    <w:p w14:paraId="139CD713" w14:textId="653DF4A2" w:rsidR="000578FA" w:rsidDel="00685D92" w:rsidRDefault="000578FA">
      <w:pPr>
        <w:spacing w:after="0"/>
        <w:jc w:val="both"/>
        <w:rPr>
          <w:del w:id="453" w:author="Anjali" w:date="2016-09-14T22:44:00Z"/>
          <w:rFonts w:asciiTheme="majorHAnsi" w:hAnsiTheme="majorHAnsi" w:cs="Arial"/>
          <w:b/>
          <w:color w:val="252525"/>
          <w:sz w:val="32"/>
          <w:szCs w:val="32"/>
          <w:shd w:val="clear" w:color="auto" w:fill="FFFFFF"/>
        </w:rPr>
        <w:pPrChange w:id="454" w:author="Anjali" w:date="2016-09-14T22:44:00Z">
          <w:pPr>
            <w:spacing w:after="0"/>
            <w:jc w:val="center"/>
          </w:pPr>
        </w:pPrChange>
      </w:pPr>
      <w:del w:id="455" w:author="Anjali" w:date="2016-09-14T22:44:00Z">
        <w:r w:rsidRPr="000578FA" w:rsidDel="00685D92">
          <w:rPr>
            <w:rFonts w:asciiTheme="majorHAnsi" w:hAnsiTheme="majorHAnsi" w:cs="Arial"/>
            <w:b/>
            <w:color w:val="252525"/>
            <w:sz w:val="32"/>
            <w:szCs w:val="32"/>
            <w:shd w:val="clear" w:color="auto" w:fill="FFFFFF"/>
          </w:rPr>
          <w:delText>THIS SCENARIO CAN BE CHANGED</w:delText>
        </w:r>
      </w:del>
    </w:p>
    <w:p w14:paraId="02F3B35F" w14:textId="14DEE536" w:rsidR="000578FA" w:rsidDel="00685D92" w:rsidRDefault="000578FA">
      <w:pPr>
        <w:spacing w:after="0"/>
        <w:jc w:val="both"/>
        <w:rPr>
          <w:del w:id="456" w:author="Anjali" w:date="2016-09-14T22:44:00Z"/>
          <w:rFonts w:asciiTheme="majorHAnsi" w:hAnsiTheme="majorHAnsi" w:cs="Arial"/>
          <w:b/>
          <w:color w:val="252525"/>
          <w:sz w:val="32"/>
          <w:szCs w:val="32"/>
          <w:shd w:val="clear" w:color="auto" w:fill="FFFFFF"/>
        </w:rPr>
        <w:pPrChange w:id="457" w:author="Anjali" w:date="2016-09-14T22:44:00Z">
          <w:pPr>
            <w:spacing w:after="0"/>
            <w:jc w:val="center"/>
          </w:pPr>
        </w:pPrChange>
      </w:pPr>
    </w:p>
    <w:p w14:paraId="5A34F137" w14:textId="4974530F" w:rsidR="000578FA" w:rsidDel="00685D92" w:rsidRDefault="000578FA">
      <w:pPr>
        <w:spacing w:after="0"/>
        <w:jc w:val="both"/>
        <w:rPr>
          <w:del w:id="458" w:author="Anjali" w:date="2016-09-14T22:44:00Z"/>
          <w:rFonts w:asciiTheme="majorHAnsi" w:hAnsiTheme="majorHAnsi" w:cs="Arial"/>
          <w:color w:val="252525"/>
          <w:sz w:val="32"/>
          <w:szCs w:val="32"/>
          <w:shd w:val="clear" w:color="auto" w:fill="FFFFFF"/>
        </w:rPr>
      </w:pPr>
      <w:del w:id="459" w:author="Anjali" w:date="2016-09-14T22:44:00Z">
        <w:r w:rsidDel="00685D92">
          <w:rPr>
            <w:rFonts w:asciiTheme="majorHAnsi" w:hAnsiTheme="majorHAnsi" w:cs="Arial"/>
            <w:color w:val="252525"/>
            <w:sz w:val="32"/>
            <w:szCs w:val="32"/>
            <w:shd w:val="clear" w:color="auto" w:fill="FFFFFF"/>
          </w:rPr>
          <w:delText>If a tourist knows exactly what time a particular bus will come to a particular bus stop which will take him to his destination then tourists will certainly prefer using public transport thus reducing a lot of discomfort to them.</w:delText>
        </w:r>
      </w:del>
    </w:p>
    <w:p w14:paraId="3C16C38B" w14:textId="26B57644" w:rsidR="006A3172" w:rsidDel="00685D92" w:rsidRDefault="006A3172">
      <w:pPr>
        <w:jc w:val="both"/>
        <w:rPr>
          <w:ins w:id="460" w:author="Yash Ganthe" w:date="2016-09-14T00:52:00Z"/>
          <w:del w:id="461" w:author="Anjali" w:date="2016-09-14T22:44:00Z"/>
          <w:rFonts w:asciiTheme="majorHAnsi" w:eastAsiaTheme="majorEastAsia" w:hAnsiTheme="majorHAnsi" w:cstheme="majorBidi"/>
          <w:color w:val="2E74B5" w:themeColor="accent1" w:themeShade="BF"/>
          <w:sz w:val="32"/>
          <w:szCs w:val="32"/>
          <w:shd w:val="clear" w:color="auto" w:fill="FFFFFF"/>
        </w:rPr>
        <w:pPrChange w:id="462" w:author="Anjali" w:date="2016-09-14T22:44:00Z">
          <w:pPr/>
        </w:pPrChange>
      </w:pPr>
      <w:ins w:id="463" w:author="Yash Ganthe" w:date="2016-09-14T00:52:00Z">
        <w:del w:id="464" w:author="Anjali" w:date="2016-09-14T22:44:00Z">
          <w:r w:rsidDel="00685D92">
            <w:rPr>
              <w:shd w:val="clear" w:color="auto" w:fill="FFFFFF"/>
            </w:rPr>
            <w:br w:type="page"/>
          </w:r>
        </w:del>
      </w:ins>
    </w:p>
    <w:p w14:paraId="50587FF1" w14:textId="77777777" w:rsidR="000578FA" w:rsidRDefault="006A3172">
      <w:pPr>
        <w:pStyle w:val="Heading1"/>
        <w:jc w:val="both"/>
        <w:rPr>
          <w:ins w:id="465" w:author="Yash Ganthe" w:date="2016-09-14T00:51:00Z"/>
          <w:shd w:val="clear" w:color="auto" w:fill="FFFFFF"/>
        </w:rPr>
        <w:pPrChange w:id="466" w:author="Anjali" w:date="2016-09-14T22:44:00Z">
          <w:pPr>
            <w:spacing w:after="0"/>
            <w:jc w:val="both"/>
          </w:pPr>
        </w:pPrChange>
      </w:pPr>
      <w:bookmarkStart w:id="467" w:name="_Toc461891429"/>
      <w:ins w:id="468" w:author="Yash Ganthe" w:date="2016-09-14T00:48:00Z">
        <w:r>
          <w:rPr>
            <w:shd w:val="clear" w:color="auto" w:fill="FFFFFF"/>
          </w:rPr>
          <w:t>Technical solution</w:t>
        </w:r>
      </w:ins>
      <w:bookmarkEnd w:id="467"/>
    </w:p>
    <w:p w14:paraId="6E310F39" w14:textId="77777777" w:rsidR="006A3172" w:rsidRPr="00685D92" w:rsidRDefault="006A3172">
      <w:pPr>
        <w:pStyle w:val="Heading2"/>
        <w:jc w:val="both"/>
        <w:rPr>
          <w:ins w:id="469" w:author="Yash Ganthe" w:date="2016-09-14T00:52:00Z"/>
          <w:sz w:val="28"/>
          <w:rPrChange w:id="470" w:author="Anjali" w:date="2016-09-14T22:44:00Z">
            <w:rPr>
              <w:ins w:id="471" w:author="Yash Ganthe" w:date="2016-09-14T00:52:00Z"/>
            </w:rPr>
          </w:rPrChange>
        </w:rPr>
        <w:pPrChange w:id="472" w:author="Anjali" w:date="2016-09-14T22:44:00Z">
          <w:pPr>
            <w:spacing w:after="0"/>
            <w:jc w:val="both"/>
          </w:pPr>
        </w:pPrChange>
      </w:pPr>
      <w:bookmarkStart w:id="473" w:name="_Toc461891430"/>
      <w:ins w:id="474" w:author="Yash Ganthe" w:date="2016-09-14T00:51:00Z">
        <w:r w:rsidRPr="00685D92">
          <w:rPr>
            <w:sz w:val="28"/>
            <w:rPrChange w:id="475" w:author="Anjali" w:date="2016-09-14T22:44:00Z">
              <w:rPr>
                <w:sz w:val="22"/>
              </w:rPr>
            </w:rPrChange>
          </w:rPr>
          <w:t>Google support</w:t>
        </w:r>
      </w:ins>
      <w:bookmarkEnd w:id="473"/>
    </w:p>
    <w:p w14:paraId="51E1AD84" w14:textId="75B5A899" w:rsidR="00852ECA" w:rsidRDefault="006A3172" w:rsidP="003628A4">
      <w:pPr>
        <w:rPr>
          <w:ins w:id="476" w:author="Anjali" w:date="2016-09-14T22:45:00Z"/>
        </w:rPr>
        <w:pPrChange w:id="477" w:author="Yash Ganthe" w:date="2016-09-17T15:59:00Z">
          <w:pPr>
            <w:spacing w:after="0"/>
            <w:jc w:val="both"/>
          </w:pPr>
        </w:pPrChange>
      </w:pPr>
      <w:ins w:id="478" w:author="Yash Ganthe" w:date="2016-09-14T00:52:00Z">
        <w:r w:rsidRPr="00685D92">
          <w:rPr>
            <w:rPrChange w:id="479" w:author="Anjali" w:date="2016-09-14T22:44:00Z">
              <w:rPr/>
            </w:rPrChange>
          </w:rPr>
          <w:t>Google allows the user to obtain driving, walking and public transit directions between any two locations in the world. The public transit options are available on Google Maps only if the transport providers upload their routes, stops, trip timings to Google. The process of providing the timetables to Google is cumbersome. The data needs to be provided in Google's GTFS format. The entire data can run into thousands of lines of text files. Most importantly, the geo-location of stops has to be accurately provided as a latitude and longitude.</w:t>
        </w:r>
      </w:ins>
    </w:p>
    <w:p w14:paraId="2A9523A0" w14:textId="0C07449B" w:rsidR="00685D92" w:rsidRDefault="00685D92">
      <w:pPr>
        <w:tabs>
          <w:tab w:val="left" w:pos="1635"/>
        </w:tabs>
        <w:jc w:val="both"/>
        <w:rPr>
          <w:ins w:id="480" w:author="Anjali" w:date="2016-09-14T22:45:00Z"/>
          <w:sz w:val="24"/>
        </w:rPr>
        <w:pPrChange w:id="481" w:author="Anjali" w:date="2016-09-14T22:47:00Z">
          <w:pPr>
            <w:spacing w:after="0"/>
            <w:jc w:val="both"/>
          </w:pPr>
        </w:pPrChange>
      </w:pPr>
      <w:ins w:id="482" w:author="Yash Ganthe" w:date="2016-09-14T00:51:00Z">
        <w:r>
          <w:rPr>
            <w:noProof/>
            <w:lang w:bidi="mr-IN"/>
          </w:rPr>
          <mc:AlternateContent>
            <mc:Choice Requires="wpc">
              <w:drawing>
                <wp:anchor distT="0" distB="0" distL="114300" distR="114300" simplePos="0" relativeHeight="251667456" behindDoc="1" locked="0" layoutInCell="1" allowOverlap="1" wp14:anchorId="36765561" wp14:editId="0A49C0D2">
                  <wp:simplePos x="0" y="0"/>
                  <wp:positionH relativeFrom="margin">
                    <wp:align>left</wp:align>
                  </wp:positionH>
                  <wp:positionV relativeFrom="paragraph">
                    <wp:posOffset>8255</wp:posOffset>
                  </wp:positionV>
                  <wp:extent cx="6604000" cy="3015615"/>
                  <wp:effectExtent l="0" t="0" r="0" b="0"/>
                  <wp:wrapNone/>
                  <wp:docPr id="31" name="Canvas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 name="Rectangle 2"/>
                          <wps:cNvSpPr>
                            <a:spLocks noChangeArrowheads="1"/>
                          </wps:cNvSpPr>
                          <wps:spPr bwMode="auto">
                            <a:xfrm>
                              <a:off x="1957705" y="184150"/>
                              <a:ext cx="1352550" cy="552450"/>
                            </a:xfrm>
                            <a:prstGeom prst="rect">
                              <a:avLst/>
                            </a:prstGeom>
                            <a:solidFill>
                              <a:schemeClr val="accent1">
                                <a:lumMod val="60000"/>
                                <a:lumOff val="40000"/>
                              </a:schemeClr>
                            </a:solidFill>
                            <a:ln w="25400">
                              <a:solidFill>
                                <a:schemeClr val="accent1">
                                  <a:lumMod val="50000"/>
                                  <a:lumOff val="0"/>
                                </a:schemeClr>
                              </a:solidFill>
                              <a:miter lim="800000"/>
                              <a:headEnd/>
                              <a:tailEnd/>
                            </a:ln>
                          </wps:spPr>
                          <wps:txbx>
                            <w:txbxContent>
                              <w:p w14:paraId="5B3F614F" w14:textId="77777777" w:rsidR="006A3172" w:rsidRPr="004E6A41" w:rsidRDefault="006A3172" w:rsidP="006A3172">
                                <w:pPr>
                                  <w:jc w:val="center"/>
                                  <w:rPr>
                                    <w:sz w:val="40"/>
                                    <w:rPrChange w:id="483" w:author="Anjali" w:date="2016-09-14T22:50:00Z">
                                      <w:rPr/>
                                    </w:rPrChange>
                                  </w:rPr>
                                </w:pPr>
                                <w:r w:rsidRPr="004E6A41">
                                  <w:rPr>
                                    <w:sz w:val="40"/>
                                    <w:rPrChange w:id="484" w:author="Anjali" w:date="2016-09-14T22:50:00Z">
                                      <w:rPr/>
                                    </w:rPrChange>
                                  </w:rPr>
                                  <w:t>TARA</w:t>
                                </w:r>
                              </w:p>
                            </w:txbxContent>
                          </wps:txbx>
                          <wps:bodyPr rot="0" vert="horz" wrap="square" lIns="91440" tIns="45720" rIns="91440" bIns="45720" anchor="ctr" anchorCtr="0" upright="1">
                            <a:noAutofit/>
                          </wps:bodyPr>
                        </wps:wsp>
                        <pic:pic xmlns:pic="http://schemas.openxmlformats.org/drawingml/2006/picture">
                          <pic:nvPicPr>
                            <pic:cNvPr id="13" name="Picture 7"/>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165100"/>
                              <a:ext cx="476250" cy="4762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8"/>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4071620" y="64770"/>
                              <a:ext cx="1762125" cy="866775"/>
                            </a:xfrm>
                            <a:prstGeom prst="rect">
                              <a:avLst/>
                            </a:prstGeom>
                            <a:noFill/>
                            <a:ln w="9525">
                              <a:solidFill>
                                <a:schemeClr val="accent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15" name="Elbow Connector 9"/>
                          <wps:cNvCnPr>
                            <a:cxnSpLocks noChangeShapeType="1"/>
                            <a:stCxn id="13" idx="3"/>
                            <a:endCxn id="12" idx="1"/>
                          </wps:cNvCnPr>
                          <wps:spPr bwMode="auto">
                            <a:xfrm>
                              <a:off x="476250" y="403225"/>
                              <a:ext cx="1468755" cy="57150"/>
                            </a:xfrm>
                            <a:prstGeom prst="bentConnector3">
                              <a:avLst>
                                <a:gd name="adj1" fmla="val 50412"/>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6" name="Elbow Connector 10"/>
                          <wps:cNvCnPr>
                            <a:cxnSpLocks noChangeShapeType="1"/>
                            <a:stCxn id="12" idx="3"/>
                            <a:endCxn id="14" idx="1"/>
                          </wps:cNvCnPr>
                          <wps:spPr bwMode="auto">
                            <a:xfrm>
                              <a:off x="3322955" y="460375"/>
                              <a:ext cx="748665" cy="38100"/>
                            </a:xfrm>
                            <a:prstGeom prst="bentConnector3">
                              <a:avLst>
                                <a:gd name="adj1" fmla="val 49111"/>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7" name="Elbow Connector 12"/>
                          <wps:cNvCnPr>
                            <a:cxnSpLocks noChangeShapeType="1"/>
                            <a:stCxn id="14" idx="2"/>
                            <a:endCxn id="26" idx="0"/>
                          </wps:cNvCnPr>
                          <wps:spPr bwMode="auto">
                            <a:xfrm rot="5400000">
                              <a:off x="4197985" y="657860"/>
                              <a:ext cx="481330" cy="1028700"/>
                            </a:xfrm>
                            <a:prstGeom prst="bentConnector3">
                              <a:avLst>
                                <a:gd name="adj1" fmla="val 49870"/>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8" name="Text Box 13"/>
                          <wps:cNvSpPr txBox="1">
                            <a:spLocks noChangeArrowheads="1"/>
                          </wps:cNvSpPr>
                          <wps:spPr bwMode="auto">
                            <a:xfrm>
                              <a:off x="357505" y="79375"/>
                              <a:ext cx="160972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CA4B18" w14:textId="5624C571" w:rsidR="006A3172" w:rsidRPr="006E37C9" w:rsidRDefault="006A3172" w:rsidP="006A3172">
                                <w:pPr>
                                  <w:rPr>
                                    <w:sz w:val="22"/>
                                    <w:rPrChange w:id="485" w:author="Anjali" w:date="2016-09-14T22:47:00Z">
                                      <w:rPr>
                                        <w:sz w:val="20"/>
                                      </w:rPr>
                                    </w:rPrChange>
                                  </w:rPr>
                                </w:pPr>
                                <w:r w:rsidRPr="006E37C9">
                                  <w:rPr>
                                    <w:sz w:val="22"/>
                                    <w:rPrChange w:id="486" w:author="Anjali" w:date="2016-09-14T22:47:00Z">
                                      <w:rPr>
                                        <w:sz w:val="20"/>
                                      </w:rPr>
                                    </w:rPrChange>
                                  </w:rPr>
                                  <w:t xml:space="preserve">Provide </w:t>
                                </w:r>
                                <w:ins w:id="487" w:author="Anjali" w:date="2016-09-14T22:47:00Z">
                                  <w:r w:rsidR="00685D92" w:rsidRPr="006E37C9">
                                    <w:rPr>
                                      <w:sz w:val="22"/>
                                      <w:rPrChange w:id="488" w:author="Anjali" w:date="2016-09-14T22:47:00Z">
                                        <w:rPr>
                                          <w:sz w:val="20"/>
                                        </w:rPr>
                                      </w:rPrChange>
                                    </w:rPr>
                                    <w:t>Fleet Details</w:t>
                                  </w:r>
                                </w:ins>
                                <w:del w:id="489" w:author="Anjali" w:date="2016-09-14T22:47:00Z">
                                  <w:r w:rsidRPr="006E37C9" w:rsidDel="00685D92">
                                    <w:rPr>
                                      <w:sz w:val="22"/>
                                      <w:rPrChange w:id="490" w:author="Anjali" w:date="2016-09-14T22:47:00Z">
                                        <w:rPr>
                                          <w:sz w:val="20"/>
                                        </w:rPr>
                                      </w:rPrChange>
                                    </w:rPr>
                                    <w:delText>fleet settings</w:delText>
                                  </w:r>
                                </w:del>
                              </w:p>
                            </w:txbxContent>
                          </wps:txbx>
                          <wps:bodyPr rot="0" vert="horz" wrap="square" lIns="91440" tIns="45720" rIns="91440" bIns="45720" anchor="t" anchorCtr="0" upright="1">
                            <a:noAutofit/>
                          </wps:bodyPr>
                        </wps:wsp>
                        <wps:wsp>
                          <wps:cNvPr id="19" name="Elbow Connector 15"/>
                          <wps:cNvCnPr>
                            <a:cxnSpLocks noChangeShapeType="1"/>
                            <a:stCxn id="14" idx="2"/>
                            <a:endCxn id="29" idx="0"/>
                          </wps:cNvCnPr>
                          <wps:spPr bwMode="auto">
                            <a:xfrm rot="16200000" flipH="1">
                              <a:off x="5007610" y="876935"/>
                              <a:ext cx="605155" cy="714375"/>
                            </a:xfrm>
                            <a:prstGeom prst="bentConnector3">
                              <a:avLst>
                                <a:gd name="adj1" fmla="val 49949"/>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3" name="Text Box 13"/>
                          <wps:cNvSpPr txBox="1">
                            <a:spLocks noChangeArrowheads="1"/>
                          </wps:cNvSpPr>
                          <wps:spPr bwMode="auto">
                            <a:xfrm>
                              <a:off x="3289935" y="201930"/>
                              <a:ext cx="79184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B0E4DE" w14:textId="77777777" w:rsidR="006A3172" w:rsidRPr="004E6A41" w:rsidRDefault="006A3172" w:rsidP="006A3172">
                                <w:pPr>
                                  <w:pStyle w:val="NormalWeb"/>
                                  <w:rPr>
                                    <w:szCs w:val="24"/>
                                    <w:rPrChange w:id="491" w:author="Anjali" w:date="2016-09-14T22:48:00Z">
                                      <w:rPr>
                                        <w:sz w:val="24"/>
                                        <w:szCs w:val="24"/>
                                      </w:rPr>
                                    </w:rPrChange>
                                  </w:rPr>
                                </w:pPr>
                                <w:r w:rsidRPr="004E6A41">
                                  <w:rPr>
                                    <w:rFonts w:eastAsia="Times New Roman"/>
                                    <w:sz w:val="22"/>
                                    <w:rPrChange w:id="492" w:author="Anjali" w:date="2016-09-14T22:48:00Z">
                                      <w:rPr>
                                        <w:rFonts w:eastAsia="Times New Roman"/>
                                        <w:sz w:val="20"/>
                                      </w:rPr>
                                    </w:rPrChange>
                                  </w:rPr>
                                  <w:t>GTFS data</w:t>
                                </w:r>
                              </w:p>
                            </w:txbxContent>
                          </wps:txbx>
                          <wps:bodyPr rot="0" vert="horz" wrap="square" lIns="91440" tIns="45720" rIns="91440" bIns="45720" anchor="t" anchorCtr="0" upright="1">
                            <a:noAutofit/>
                          </wps:bodyPr>
                        </wps:wsp>
                        <wps:wsp>
                          <wps:cNvPr id="24" name="Text Box 13"/>
                          <wps:cNvSpPr txBox="1">
                            <a:spLocks noChangeArrowheads="1"/>
                          </wps:cNvSpPr>
                          <wps:spPr bwMode="auto">
                            <a:xfrm>
                              <a:off x="4547235" y="1192530"/>
                              <a:ext cx="107759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4753BC" w14:textId="77777777" w:rsidR="006A3172" w:rsidRPr="004E6A41" w:rsidRDefault="006A3172" w:rsidP="006A3172">
                                <w:pPr>
                                  <w:pStyle w:val="NormalWeb"/>
                                  <w:rPr>
                                    <w:szCs w:val="24"/>
                                    <w:rPrChange w:id="493" w:author="Anjali" w:date="2016-09-14T22:48:00Z">
                                      <w:rPr>
                                        <w:sz w:val="24"/>
                                        <w:szCs w:val="24"/>
                                      </w:rPr>
                                    </w:rPrChange>
                                  </w:rPr>
                                </w:pPr>
                                <w:r w:rsidRPr="004E6A41">
                                  <w:rPr>
                                    <w:rFonts w:eastAsia="Times New Roman"/>
                                    <w:sz w:val="22"/>
                                    <w:rPrChange w:id="494" w:author="Anjali" w:date="2016-09-14T22:48:00Z">
                                      <w:rPr>
                                        <w:rFonts w:eastAsia="Times New Roman"/>
                                        <w:sz w:val="20"/>
                                      </w:rPr>
                                    </w:rPrChange>
                                  </w:rPr>
                                  <w:t>Travel options</w:t>
                                </w:r>
                              </w:p>
                            </w:txbxContent>
                          </wps:txbx>
                          <wps:bodyPr rot="0" vert="horz" wrap="square" lIns="91440" tIns="45720" rIns="91440" bIns="45720" anchor="t" anchorCtr="0" upright="1">
                            <a:noAutofit/>
                          </wps:bodyPr>
                        </wps:wsp>
                        <wpg:wgp>
                          <wpg:cNvPr id="25" name="Group 621"/>
                          <wpg:cNvGrpSpPr>
                            <a:grpSpLocks/>
                          </wpg:cNvGrpSpPr>
                          <wpg:grpSpPr bwMode="auto">
                            <a:xfrm>
                              <a:off x="3413760" y="1412875"/>
                              <a:ext cx="1234440" cy="1478915"/>
                              <a:chOff x="6390" y="10981"/>
                              <a:chExt cx="1944" cy="2329"/>
                            </a:xfrm>
                          </wpg:grpSpPr>
                          <pic:pic xmlns:pic="http://schemas.openxmlformats.org/drawingml/2006/picture">
                            <pic:nvPicPr>
                              <pic:cNvPr id="26" name="Picture 1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6711" y="10981"/>
                                <a:ext cx="965" cy="1680"/>
                              </a:xfrm>
                              <a:prstGeom prst="rect">
                                <a:avLst/>
                              </a:prstGeom>
                              <a:noFill/>
                              <a:extLst>
                                <a:ext uri="{909E8E84-426E-40DD-AFC4-6F175D3DCCD1}">
                                  <a14:hiddenFill xmlns:a14="http://schemas.microsoft.com/office/drawing/2010/main">
                                    <a:solidFill>
                                      <a:srgbClr val="FFFFFF"/>
                                    </a:solidFill>
                                  </a14:hiddenFill>
                                </a:ext>
                              </a:extLst>
                            </pic:spPr>
                          </pic:pic>
                          <wps:wsp>
                            <wps:cNvPr id="27" name="Text Box 27"/>
                            <wps:cNvSpPr txBox="1">
                              <a:spLocks noChangeArrowheads="1"/>
                            </wps:cNvSpPr>
                            <wps:spPr bwMode="auto">
                              <a:xfrm>
                                <a:off x="6390" y="12626"/>
                                <a:ext cx="1944" cy="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143B0F2" w14:textId="77777777" w:rsidR="006A3172" w:rsidRPr="004E6A41" w:rsidRDefault="006A3172" w:rsidP="006A3172">
                                  <w:pPr>
                                    <w:pStyle w:val="NormalWeb"/>
                                    <w:rPr>
                                      <w:szCs w:val="24"/>
                                      <w:rPrChange w:id="495" w:author="Anjali" w:date="2016-09-14T22:49:00Z">
                                        <w:rPr>
                                          <w:sz w:val="24"/>
                                          <w:szCs w:val="24"/>
                                        </w:rPr>
                                      </w:rPrChange>
                                    </w:rPr>
                                  </w:pPr>
                                  <w:r w:rsidRPr="004E6A41">
                                    <w:rPr>
                                      <w:rFonts w:eastAsia="Times New Roman"/>
                                      <w:sz w:val="22"/>
                                      <w:rPrChange w:id="496" w:author="Anjali" w:date="2016-09-14T22:49:00Z">
                                        <w:rPr>
                                          <w:rFonts w:eastAsia="Times New Roman"/>
                                          <w:sz w:val="20"/>
                                        </w:rPr>
                                      </w:rPrChange>
                                    </w:rPr>
                                    <w:t>Google Maps on mobile</w:t>
                                  </w:r>
                                </w:p>
                              </w:txbxContent>
                            </wps:txbx>
                            <wps:bodyPr rot="0" vert="horz" wrap="square" lIns="91440" tIns="45720" rIns="91440" bIns="45720" anchor="t" anchorCtr="0" upright="1">
                              <a:noAutofit/>
                            </wps:bodyPr>
                          </wps:wsp>
                        </wpg:wgp>
                        <wpg:wgp>
                          <wpg:cNvPr id="28" name="Group 622"/>
                          <wpg:cNvGrpSpPr>
                            <a:grpSpLocks/>
                          </wpg:cNvGrpSpPr>
                          <wpg:grpSpPr bwMode="auto">
                            <a:xfrm>
                              <a:off x="4886960" y="1536700"/>
                              <a:ext cx="1656715" cy="1478915"/>
                              <a:chOff x="8710" y="10981"/>
                              <a:chExt cx="2609" cy="2329"/>
                            </a:xfrm>
                          </wpg:grpSpPr>
                          <pic:pic xmlns:pic="http://schemas.openxmlformats.org/drawingml/2006/picture">
                            <pic:nvPicPr>
                              <pic:cNvPr id="29" name="Picture 14"/>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8710" y="10981"/>
                                <a:ext cx="2458" cy="1680"/>
                              </a:xfrm>
                              <a:prstGeom prst="rect">
                                <a:avLst/>
                              </a:prstGeom>
                              <a:noFill/>
                              <a:ln w="9525">
                                <a:solidFill>
                                  <a:schemeClr val="accent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30" name="Text Box 13"/>
                            <wps:cNvSpPr txBox="1">
                              <a:spLocks noChangeArrowheads="1"/>
                            </wps:cNvSpPr>
                            <wps:spPr bwMode="auto">
                              <a:xfrm>
                                <a:off x="8715" y="12734"/>
                                <a:ext cx="2604"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95AB9B" w14:textId="77777777" w:rsidR="006A3172" w:rsidRPr="004E6A41" w:rsidRDefault="006A3172" w:rsidP="006A3172">
                                  <w:pPr>
                                    <w:pStyle w:val="NormalWeb"/>
                                    <w:rPr>
                                      <w:szCs w:val="24"/>
                                      <w:rPrChange w:id="497" w:author="Anjali" w:date="2016-09-14T22:49:00Z">
                                        <w:rPr>
                                          <w:sz w:val="24"/>
                                          <w:szCs w:val="24"/>
                                        </w:rPr>
                                      </w:rPrChange>
                                    </w:rPr>
                                  </w:pPr>
                                  <w:r w:rsidRPr="004E6A41">
                                    <w:rPr>
                                      <w:rFonts w:eastAsia="Times New Roman"/>
                                      <w:sz w:val="22"/>
                                      <w:rPrChange w:id="498" w:author="Anjali" w:date="2016-09-14T22:49:00Z">
                                        <w:rPr>
                                          <w:rFonts w:eastAsia="Times New Roman"/>
                                          <w:sz w:val="20"/>
                                        </w:rPr>
                                      </w:rPrChange>
                                    </w:rPr>
                                    <w:t>Google Maps on website</w:t>
                                  </w:r>
                                </w:p>
                              </w:txbxContent>
                            </wps:txbx>
                            <wps:bodyPr rot="0" vert="horz" wrap="square" lIns="91440" tIns="45720" rIns="91440" bIns="45720" anchor="t" anchorCtr="0" upright="1">
                              <a:noAutofit/>
                            </wps:bodyPr>
                          </wps:wsp>
                        </wpg:wgp>
                      </wpc:wpc>
                    </a:graphicData>
                  </a:graphic>
                </wp:anchor>
              </w:drawing>
            </mc:Choice>
            <mc:Fallback>
              <w:pict>
                <v:group w14:anchorId="36765561" id="Canvas 1" o:spid="_x0000_s1029" editas="canvas" style="position:absolute;left:0;text-align:left;margin-left:0;margin-top:.65pt;width:520pt;height:237.45pt;z-index:-251649024;mso-position-horizontal:left;mso-position-horizontal-relative:margin" coordsize="66040,3015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66040;height:30156;visibility:visible;mso-wrap-style:square">
                    <v:fill o:detectmouseclick="t"/>
                    <v:path o:connecttype="none"/>
                  </v:shape>
                  <v:rect id="Rectangle 2" o:spid="_x0000_s1031" style="position:absolute;left:19577;top:1841;width:13525;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Xen8EA&#10;AADbAAAADwAAAGRycy9kb3ducmV2LnhtbERPTWvCQBC9F/wPywi9NRstLSW6itgWSm5Jc/A4ZMck&#10;mp1ds9uY/vuuIPQ2j/c56+1kejHS4DvLChZJCoK4trrjRkH1/fn0BsIHZI29ZVLwSx62m9nDGjNt&#10;r1zQWIZGxBD2GSpoQ3CZlL5uyaBPrCOO3NEOBkOEQyP1gNcYbnq5TNNXabDj2NCio31L9bn8MQr6&#10;00txqd73rnD5ZF0+Ph8+GlbqcT7tViACTeFffHd/6Th/Cbdf4gF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l3p/BAAAA2wAAAA8AAAAAAAAAAAAAAAAAmAIAAGRycy9kb3du&#10;cmV2LnhtbFBLBQYAAAAABAAEAPUAAACGAwAAAAA=&#10;" fillcolor="#9cc2e5 [1940]" strokecolor="#1f4d78 [1604]" strokeweight="2pt">
                    <v:textbox>
                      <w:txbxContent>
                        <w:p w14:paraId="5B3F614F" w14:textId="77777777" w:rsidR="006A3172" w:rsidRPr="004E6A41" w:rsidRDefault="006A3172" w:rsidP="006A3172">
                          <w:pPr>
                            <w:jc w:val="center"/>
                            <w:rPr>
                              <w:sz w:val="40"/>
                              <w:rPrChange w:id="499" w:author="Anjali" w:date="2016-09-14T22:50:00Z">
                                <w:rPr/>
                              </w:rPrChange>
                            </w:rPr>
                          </w:pPr>
                          <w:r w:rsidRPr="004E6A41">
                            <w:rPr>
                              <w:sz w:val="40"/>
                              <w:rPrChange w:id="500" w:author="Anjali" w:date="2016-09-14T22:50:00Z">
                                <w:rPr/>
                              </w:rPrChange>
                            </w:rPr>
                            <w:t>TARA</w:t>
                          </w:r>
                        </w:p>
                      </w:txbxContent>
                    </v:textbox>
                  </v:rect>
                  <v:shape id="Picture 7" o:spid="_x0000_s1032" type="#_x0000_t75" style="position:absolute;top:1651;width:4762;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0voPDAAAA2wAAAA8AAABkcnMvZG93bnJldi54bWxET01rwkAQvRf8D8sIvdVNUykmdQ1qCfYm&#10;VQk9DtlpEszOhuxqUn+9Wyj0No/3OctsNK24Uu8aywqeZxEI4tLqhisFp2P+tADhPLLG1jIp+CEH&#10;2WrysMRU24E/6XrwlQgh7FJUUHvfpVK6siaDbmY74sB9296gD7CvpO5xCOGmlXEUvUqDDYeGGjva&#10;1lSeDxejoGjir3OxvyyK5Lbb5O/bZD9vE6Uep+P6DYSn0f+L/9wfOsx/gd9fwgFyd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HS+g8MAAADbAAAADwAAAAAAAAAAAAAAAACf&#10;AgAAZHJzL2Rvd25yZXYueG1sUEsFBgAAAAAEAAQA9wAAAI8DAAAAAA==&#10;">
                    <v:imagedata r:id="rId16" o:title=""/>
                    <v:path arrowok="t"/>
                  </v:shape>
                  <v:shape id="Picture 8" o:spid="_x0000_s1033" type="#_x0000_t75" style="position:absolute;left:40716;top:647;width:17621;height:8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PTRS/AAAA2wAAAA8AAABkcnMvZG93bnJldi54bWxET9uKwjAQfRf8hzCCb5quqEg1lVVQfJK1&#10;+gFDM9vLNpPaRFv/3iws7NscznU2297U4kmtKy0r+JhGIIgzq0vOFdyuh8kKhPPIGmvLpOBFDrbJ&#10;cLDBWNuOL/RMfS5CCLsYFRTeN7GULivIoJvahjhw37Y16ANsc6lb7EK4qeUsipbSYMmhocCG9gVl&#10;P+nDKFhUPX5VDo9m18kmc+X9cTyjUuNR/7kG4an3/+I/90mH+XP4/SUcIJM3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TD00UvwAAANsAAAAPAAAAAAAAAAAAAAAAAJ8CAABk&#10;cnMvZG93bnJldi54bWxQSwUGAAAAAAQABAD3AAAAiwMAAAAA&#10;" stroked="t" strokecolor="#5b9bd5 [3204]">
                    <v:imagedata r:id="rId17" o:title=""/>
                    <v:path arrowok="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34" type="#_x0000_t34" style="position:absolute;left:4762;top:4032;width:14688;height:5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8flcEAAADbAAAADwAAAGRycy9kb3ducmV2LnhtbERPTWsCMRC9F/ofwhS81awFS1mNUpSK&#10;WHpwq56HzXSzupmsSVzXf28Khd7m8T5nOu9tIzryoXasYDTMQBCXTtdcKdh9fzy/gQgRWWPjmBTc&#10;KMB89vgwxVy7K2+pK2IlUgiHHBWYGNtcylAashiGriVO3I/zFmOCvpLa4zWF20a+ZNmrtFhzajDY&#10;0sJQeSouVsFxOd5/Lru6WG2+6OBHR0PuvFVq8NS/T0BE6uO/+M+91mn+GH5/SQfI2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3x+VwQAAANsAAAAPAAAAAAAAAAAAAAAA&#10;AKECAABkcnMvZG93bnJldi54bWxQSwUGAAAAAAQABAD5AAAAjwMAAAAA&#10;" adj="10889" strokecolor="#4e92d1 [3044]">
                    <v:stroke endarrow="block"/>
                  </v:shape>
                  <v:shape id="Elbow Connector 10" o:spid="_x0000_s1035" type="#_x0000_t34" style="position:absolute;left:33229;top:4603;width:7487;height:3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FDB8IAAADbAAAADwAAAGRycy9kb3ducmV2LnhtbERPTWsCMRC9F/wPYQRvNauCtFujqCCI&#10;PUi3HtrbkIybxc1k2UR37a83hUJv83ifs1j1rhY3akPlWcFknIEg1t5UXCo4fe6eX0CEiGyw9kwK&#10;7hRgtRw8LTA3vuMPuhWxFCmEQ44KbIxNLmXQlhyGsW+IE3f2rcOYYFtK02KXwl0tp1k2lw4rTg0W&#10;G9pa0pfi6hTMjpv3n4s+HCYn/d292nWFX02h1GjYr99AROrjv/jPvTdp/hx+f0k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TFDB8IAAADbAAAADwAAAAAAAAAAAAAA&#10;AAChAgAAZHJzL2Rvd25yZXYueG1sUEsFBgAAAAAEAAQA+QAAAJADAAAAAA==&#10;" adj="10608" strokecolor="#4e92d1 [3044]">
                    <v:stroke endarrow="block"/>
                  </v:shape>
                  <v:shape id="Elbow Connector 12" o:spid="_x0000_s1036" type="#_x0000_t34" style="position:absolute;left:41980;top:6578;width:4813;height:1028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tj6L4AAADbAAAADwAAAGRycy9kb3ducmV2LnhtbERP24rCMBB9F/yHMIJvmijoLtUoRRB9&#10;W3T3A4ZmbIvNpDSxF79+Iwi+zeFcZ7vvbSVaanzpWMNirkAQZ86UnGv4+z3OvkH4gGywckwaBvKw&#10;341HW0yM6/hC7TXkIoawT1BDEUKdSOmzgiz6uauJI3dzjcUQYZNL02AXw20ll0qtpcWSY0OBNR0K&#10;yu7Xh9Vw7jO6LFfdj2Jl0zZ9DupwGrSeTvp0AyJQHz7it/ts4vwveP0SD5C7f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5i2PovgAAANsAAAAPAAAAAAAAAAAAAAAAAKEC&#10;AABkcnMvZG93bnJldi54bWxQSwUGAAAAAAQABAD5AAAAjAMAAAAA&#10;" adj="10772" strokecolor="#4e92d1 [3044]">
                    <v:stroke endarrow="block"/>
                  </v:shape>
                  <v:shape id="Text Box 13" o:spid="_x0000_s1037" type="#_x0000_t202" style="position:absolute;left:3575;top:793;width:16097;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14:paraId="6CCA4B18" w14:textId="5624C571" w:rsidR="006A3172" w:rsidRPr="006E37C9" w:rsidRDefault="006A3172" w:rsidP="006A3172">
                          <w:pPr>
                            <w:rPr>
                              <w:sz w:val="22"/>
                              <w:rPrChange w:id="501" w:author="Anjali" w:date="2016-09-14T22:47:00Z">
                                <w:rPr>
                                  <w:sz w:val="20"/>
                                </w:rPr>
                              </w:rPrChange>
                            </w:rPr>
                          </w:pPr>
                          <w:r w:rsidRPr="006E37C9">
                            <w:rPr>
                              <w:sz w:val="22"/>
                              <w:rPrChange w:id="502" w:author="Anjali" w:date="2016-09-14T22:47:00Z">
                                <w:rPr>
                                  <w:sz w:val="20"/>
                                </w:rPr>
                              </w:rPrChange>
                            </w:rPr>
                            <w:t xml:space="preserve">Provide </w:t>
                          </w:r>
                          <w:ins w:id="503" w:author="Anjali" w:date="2016-09-14T22:47:00Z">
                            <w:r w:rsidR="00685D92" w:rsidRPr="006E37C9">
                              <w:rPr>
                                <w:sz w:val="22"/>
                                <w:rPrChange w:id="504" w:author="Anjali" w:date="2016-09-14T22:47:00Z">
                                  <w:rPr>
                                    <w:sz w:val="20"/>
                                  </w:rPr>
                                </w:rPrChange>
                              </w:rPr>
                              <w:t>Fleet Details</w:t>
                            </w:r>
                          </w:ins>
                          <w:del w:id="505" w:author="Anjali" w:date="2016-09-14T22:47:00Z">
                            <w:r w:rsidRPr="006E37C9" w:rsidDel="00685D92">
                              <w:rPr>
                                <w:sz w:val="22"/>
                                <w:rPrChange w:id="506" w:author="Anjali" w:date="2016-09-14T22:47:00Z">
                                  <w:rPr>
                                    <w:sz w:val="20"/>
                                  </w:rPr>
                                </w:rPrChange>
                              </w:rPr>
                              <w:delText>fleet settings</w:delText>
                            </w:r>
                          </w:del>
                        </w:p>
                      </w:txbxContent>
                    </v:textbox>
                  </v:shape>
                  <v:shape id="Elbow Connector 15" o:spid="_x0000_s1038" type="#_x0000_t34" style="position:absolute;left:50076;top:8769;width:6052;height:714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WV98AAAADbAAAADwAAAGRycy9kb3ducmV2LnhtbERPTUvDQBC9C/6HZQre7KYiomm3pQqC&#10;HlsLXofsNBuSnY270yT667tCobd5vM9ZbSbfqYFiagIbWMwLUMRVsA3XBg5f7/fPoJIgW+wCk4Ff&#10;SrBZ396ssLRh5B0Ne6lVDuFUogEn0pdap8qRxzQPPXHmjiF6lAxjrW3EMYf7Tj8UxZP22HBucNjT&#10;m6Oq3Z+8gZ/To3RtHNvt3/DtPotGXkcnxtzNpu0SlNAkV/HF/WHz/Bf4/yUfoNd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RllffAAAAA2wAAAA8AAAAAAAAAAAAAAAAA&#10;oQIAAGRycy9kb3ducmV2LnhtbFBLBQYAAAAABAAEAPkAAACOAwAAAAA=&#10;" adj="10789" strokecolor="#4e92d1 [3044]">
                    <v:stroke endarrow="block"/>
                  </v:shape>
                  <v:shape id="Text Box 13" o:spid="_x0000_s1039" type="#_x0000_t202" style="position:absolute;left:32899;top:2019;width:7918;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14:paraId="1DB0E4DE" w14:textId="77777777" w:rsidR="006A3172" w:rsidRPr="004E6A41" w:rsidRDefault="006A3172" w:rsidP="006A3172">
                          <w:pPr>
                            <w:pStyle w:val="NormalWeb"/>
                            <w:rPr>
                              <w:szCs w:val="24"/>
                              <w:rPrChange w:id="507" w:author="Anjali" w:date="2016-09-14T22:48:00Z">
                                <w:rPr>
                                  <w:sz w:val="24"/>
                                  <w:szCs w:val="24"/>
                                </w:rPr>
                              </w:rPrChange>
                            </w:rPr>
                          </w:pPr>
                          <w:r w:rsidRPr="004E6A41">
                            <w:rPr>
                              <w:rFonts w:eastAsia="Times New Roman"/>
                              <w:sz w:val="22"/>
                              <w:rPrChange w:id="508" w:author="Anjali" w:date="2016-09-14T22:48:00Z">
                                <w:rPr>
                                  <w:rFonts w:eastAsia="Times New Roman"/>
                                  <w:sz w:val="20"/>
                                </w:rPr>
                              </w:rPrChange>
                            </w:rPr>
                            <w:t>GTFS data</w:t>
                          </w:r>
                        </w:p>
                      </w:txbxContent>
                    </v:textbox>
                  </v:shape>
                  <v:shape id="Text Box 13" o:spid="_x0000_s1040" type="#_x0000_t202" style="position:absolute;left:45472;top:11925;width:10776;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14:paraId="524753BC" w14:textId="77777777" w:rsidR="006A3172" w:rsidRPr="004E6A41" w:rsidRDefault="006A3172" w:rsidP="006A3172">
                          <w:pPr>
                            <w:pStyle w:val="NormalWeb"/>
                            <w:rPr>
                              <w:szCs w:val="24"/>
                              <w:rPrChange w:id="509" w:author="Anjali" w:date="2016-09-14T22:48:00Z">
                                <w:rPr>
                                  <w:sz w:val="24"/>
                                  <w:szCs w:val="24"/>
                                </w:rPr>
                              </w:rPrChange>
                            </w:rPr>
                          </w:pPr>
                          <w:r w:rsidRPr="004E6A41">
                            <w:rPr>
                              <w:rFonts w:eastAsia="Times New Roman"/>
                              <w:sz w:val="22"/>
                              <w:rPrChange w:id="510" w:author="Anjali" w:date="2016-09-14T22:48:00Z">
                                <w:rPr>
                                  <w:rFonts w:eastAsia="Times New Roman"/>
                                  <w:sz w:val="20"/>
                                </w:rPr>
                              </w:rPrChange>
                            </w:rPr>
                            <w:t>Travel options</w:t>
                          </w:r>
                        </w:p>
                      </w:txbxContent>
                    </v:textbox>
                  </v:shape>
                  <v:group id="Group 621" o:spid="_x0000_s1041" style="position:absolute;left:34137;top:14128;width:12345;height:14789" coordorigin="6390,10981" coordsize="1944,23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Picture 11" o:spid="_x0000_s1042" type="#_x0000_t75" style="position:absolute;left:6711;top:10981;width:965;height:1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IAcbFAAAA2wAAAA8AAABkcnMvZG93bnJldi54bWxEj9FqwkAURN+F/sNyhb5I3dRiKKkbaQst&#10;ohCp7QdcstdsSPZuyG5N/HtXEHwcZuYMs1qPthUn6n3tWMHzPAFBXDpdc6Xg7/fr6RWED8gaW8ek&#10;4Ewe1vnDZIWZdgP/0OkQKhEh7DNUYELoMil9aciin7uOOHpH11sMUfaV1D0OEW5buUiSVFqsOS4Y&#10;7OjTUNkc/q0CWRSz/Wa/a2j7YoZlcbbFx/Ct1ON0fH8DEWgM9/CtvdEKFilcv8QfIPM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CAHGxQAAANsAAAAPAAAAAAAAAAAAAAAA&#10;AJ8CAABkcnMvZG93bnJldi54bWxQSwUGAAAAAAQABAD3AAAAkQMAAAAA&#10;">
                      <v:imagedata r:id="rId18" o:title=""/>
                      <v:path arrowok="t"/>
                    </v:shape>
                    <v:shape id="Text Box 27" o:spid="_x0000_s1043" type="#_x0000_t202" style="position:absolute;left:6390;top:12626;width:1944;height: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14:paraId="4143B0F2" w14:textId="77777777" w:rsidR="006A3172" w:rsidRPr="004E6A41" w:rsidRDefault="006A3172" w:rsidP="006A3172">
                            <w:pPr>
                              <w:pStyle w:val="NormalWeb"/>
                              <w:rPr>
                                <w:szCs w:val="24"/>
                                <w:rPrChange w:id="511" w:author="Anjali" w:date="2016-09-14T22:49:00Z">
                                  <w:rPr>
                                    <w:sz w:val="24"/>
                                    <w:szCs w:val="24"/>
                                  </w:rPr>
                                </w:rPrChange>
                              </w:rPr>
                            </w:pPr>
                            <w:r w:rsidRPr="004E6A41">
                              <w:rPr>
                                <w:rFonts w:eastAsia="Times New Roman"/>
                                <w:sz w:val="22"/>
                                <w:rPrChange w:id="512" w:author="Anjali" w:date="2016-09-14T22:49:00Z">
                                  <w:rPr>
                                    <w:rFonts w:eastAsia="Times New Roman"/>
                                    <w:sz w:val="20"/>
                                  </w:rPr>
                                </w:rPrChange>
                              </w:rPr>
                              <w:t>Google Maps on mobile</w:t>
                            </w:r>
                          </w:p>
                        </w:txbxContent>
                      </v:textbox>
                    </v:shape>
                  </v:group>
                  <v:group id="Group 622" o:spid="_x0000_s1044" style="position:absolute;left:48869;top:15367;width:16567;height:14789" coordorigin="8710,10981" coordsize="2609,23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Picture 14" o:spid="_x0000_s1045" type="#_x0000_t75" style="position:absolute;left:8710;top:10981;width:2458;height:1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ljEPDAAAA2wAAAA8AAABkcnMvZG93bnJldi54bWxEj0FrwkAUhO8F/8PyBC9FN0Zakugqoijt&#10;serB4yP7TILZt0t21fjv3UKhx2FmvmEWq9604k6dbywrmE4SEMSl1Q1XCk7H3TgD4QOyxtYyKXiS&#10;h9Vy8LbAQtsH/9D9ECoRIewLVFCH4AopfVmTQT+xjjh6F9sZDFF2ldQdPiLctDJNkk9psOG4UKOj&#10;TU3l9XAzCt7T6yn7ns72W3/Mzx9m77J17pQaDfv1HESgPvyH/9pfWkGaw++X+APk8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2WMQ8MAAADbAAAADwAAAAAAAAAAAAAAAACf&#10;AgAAZHJzL2Rvd25yZXYueG1sUEsFBgAAAAAEAAQA9wAAAI8DAAAAAA==&#10;" stroked="t" strokecolor="#5b9bd5 [3204]">
                      <v:imagedata r:id="rId19" o:title=""/>
                      <v:path arrowok="t"/>
                    </v:shape>
                    <v:shape id="Text Box 13" o:spid="_x0000_s1046" type="#_x0000_t202" style="position:absolute;left:8715;top:12734;width:260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14:paraId="4B95AB9B" w14:textId="77777777" w:rsidR="006A3172" w:rsidRPr="004E6A41" w:rsidRDefault="006A3172" w:rsidP="006A3172">
                            <w:pPr>
                              <w:pStyle w:val="NormalWeb"/>
                              <w:rPr>
                                <w:szCs w:val="24"/>
                                <w:rPrChange w:id="513" w:author="Anjali" w:date="2016-09-14T22:49:00Z">
                                  <w:rPr>
                                    <w:sz w:val="24"/>
                                    <w:szCs w:val="24"/>
                                  </w:rPr>
                                </w:rPrChange>
                              </w:rPr>
                            </w:pPr>
                            <w:r w:rsidRPr="004E6A41">
                              <w:rPr>
                                <w:rFonts w:eastAsia="Times New Roman"/>
                                <w:sz w:val="22"/>
                                <w:rPrChange w:id="514" w:author="Anjali" w:date="2016-09-14T22:49:00Z">
                                  <w:rPr>
                                    <w:rFonts w:eastAsia="Times New Roman"/>
                                    <w:sz w:val="20"/>
                                  </w:rPr>
                                </w:rPrChange>
                              </w:rPr>
                              <w:t>Google Maps on website</w:t>
                            </w:r>
                          </w:p>
                        </w:txbxContent>
                      </v:textbox>
                    </v:shape>
                  </v:group>
                  <w10:wrap anchorx="margin"/>
                </v:group>
              </w:pict>
            </mc:Fallback>
          </mc:AlternateContent>
        </w:r>
      </w:ins>
      <w:ins w:id="515" w:author="Anjali" w:date="2016-09-14T22:47:00Z">
        <w:r>
          <w:rPr>
            <w:sz w:val="24"/>
          </w:rPr>
          <w:tab/>
        </w:r>
      </w:ins>
    </w:p>
    <w:p w14:paraId="368482F3" w14:textId="7F725123" w:rsidR="00685D92" w:rsidRDefault="00685D92">
      <w:pPr>
        <w:jc w:val="both"/>
        <w:rPr>
          <w:ins w:id="516" w:author="Anjali" w:date="2016-09-14T22:47:00Z"/>
          <w:sz w:val="24"/>
        </w:rPr>
        <w:pPrChange w:id="517" w:author="Anjali" w:date="2016-09-14T22:44:00Z">
          <w:pPr>
            <w:spacing w:after="0"/>
            <w:jc w:val="both"/>
          </w:pPr>
        </w:pPrChange>
      </w:pPr>
    </w:p>
    <w:p w14:paraId="3FD96FAD" w14:textId="0FFC6009" w:rsidR="00685D92" w:rsidRDefault="00685D92">
      <w:pPr>
        <w:jc w:val="both"/>
        <w:rPr>
          <w:ins w:id="518" w:author="Anjali" w:date="2016-09-14T22:47:00Z"/>
          <w:sz w:val="24"/>
        </w:rPr>
        <w:pPrChange w:id="519" w:author="Anjali" w:date="2016-09-14T22:44:00Z">
          <w:pPr>
            <w:spacing w:after="0"/>
            <w:jc w:val="both"/>
          </w:pPr>
        </w:pPrChange>
      </w:pPr>
    </w:p>
    <w:p w14:paraId="6E7325B1" w14:textId="77777777" w:rsidR="00685D92" w:rsidRDefault="00685D92">
      <w:pPr>
        <w:jc w:val="both"/>
        <w:rPr>
          <w:ins w:id="520" w:author="Anjali" w:date="2016-09-14T22:47:00Z"/>
          <w:sz w:val="24"/>
        </w:rPr>
        <w:pPrChange w:id="521" w:author="Anjali" w:date="2016-09-14T22:44:00Z">
          <w:pPr>
            <w:spacing w:after="0"/>
            <w:jc w:val="both"/>
          </w:pPr>
        </w:pPrChange>
      </w:pPr>
    </w:p>
    <w:p w14:paraId="5279DE1A" w14:textId="77777777" w:rsidR="00685D92" w:rsidRDefault="00685D92">
      <w:pPr>
        <w:jc w:val="both"/>
        <w:rPr>
          <w:ins w:id="522" w:author="Anjali" w:date="2016-09-14T22:47:00Z"/>
          <w:sz w:val="24"/>
        </w:rPr>
        <w:pPrChange w:id="523" w:author="Anjali" w:date="2016-09-14T22:44:00Z">
          <w:pPr>
            <w:spacing w:after="0"/>
            <w:jc w:val="both"/>
          </w:pPr>
        </w:pPrChange>
      </w:pPr>
    </w:p>
    <w:p w14:paraId="284A6D61" w14:textId="27D6D608" w:rsidR="00685D92" w:rsidRDefault="00685D92">
      <w:pPr>
        <w:jc w:val="both"/>
        <w:rPr>
          <w:ins w:id="524" w:author="Anjali" w:date="2016-09-14T22:47:00Z"/>
          <w:sz w:val="24"/>
        </w:rPr>
        <w:pPrChange w:id="525" w:author="Anjali" w:date="2016-09-14T22:44:00Z">
          <w:pPr>
            <w:spacing w:after="0"/>
            <w:jc w:val="both"/>
          </w:pPr>
        </w:pPrChange>
      </w:pPr>
    </w:p>
    <w:p w14:paraId="4A52E539" w14:textId="77777777" w:rsidR="00685D92" w:rsidRDefault="00685D92">
      <w:pPr>
        <w:jc w:val="both"/>
        <w:rPr>
          <w:ins w:id="526" w:author="Anjali" w:date="2016-09-14T22:47:00Z"/>
          <w:sz w:val="24"/>
        </w:rPr>
        <w:pPrChange w:id="527" w:author="Anjali" w:date="2016-09-14T22:44:00Z">
          <w:pPr>
            <w:spacing w:after="0"/>
            <w:jc w:val="both"/>
          </w:pPr>
        </w:pPrChange>
      </w:pPr>
    </w:p>
    <w:p w14:paraId="6930A461" w14:textId="77777777" w:rsidR="00685D92" w:rsidRPr="00685D92" w:rsidRDefault="00685D92">
      <w:pPr>
        <w:jc w:val="both"/>
        <w:rPr>
          <w:ins w:id="528" w:author="Yash Ganthe" w:date="2016-09-14T00:52:00Z"/>
          <w:sz w:val="24"/>
          <w:rPrChange w:id="529" w:author="Anjali" w:date="2016-09-14T22:44:00Z">
            <w:rPr>
              <w:ins w:id="530" w:author="Yash Ganthe" w:date="2016-09-14T00:52:00Z"/>
            </w:rPr>
          </w:rPrChange>
        </w:rPr>
        <w:pPrChange w:id="531" w:author="Anjali" w:date="2016-09-14T22:44:00Z">
          <w:pPr>
            <w:spacing w:after="0"/>
            <w:jc w:val="both"/>
          </w:pPr>
        </w:pPrChange>
      </w:pPr>
    </w:p>
    <w:p w14:paraId="492936DD" w14:textId="3C39C8ED" w:rsidR="00685D92" w:rsidDel="00852ECA" w:rsidRDefault="00685D92">
      <w:pPr>
        <w:pStyle w:val="Heading2"/>
        <w:jc w:val="both"/>
        <w:rPr>
          <w:del w:id="532" w:author="Yash Ganthe" w:date="2016-09-15T06:53:00Z"/>
        </w:rPr>
        <w:pPrChange w:id="533" w:author="Anjali" w:date="2016-09-14T22:44:00Z">
          <w:pPr>
            <w:spacing w:after="0"/>
            <w:jc w:val="both"/>
          </w:pPr>
        </w:pPrChange>
      </w:pPr>
    </w:p>
    <w:p w14:paraId="5511F735" w14:textId="77777777" w:rsidR="00852ECA" w:rsidRPr="00852ECA" w:rsidRDefault="00852ECA">
      <w:pPr>
        <w:rPr>
          <w:ins w:id="534" w:author="Yash Ganthe" w:date="2016-09-15T06:54:00Z"/>
        </w:rPr>
        <w:pPrChange w:id="535" w:author="Yash Ganthe" w:date="2016-09-15T06:54:00Z">
          <w:pPr>
            <w:spacing w:after="0"/>
            <w:jc w:val="both"/>
          </w:pPr>
        </w:pPrChange>
      </w:pPr>
    </w:p>
    <w:p w14:paraId="4D2A985F" w14:textId="0FDDFA8D" w:rsidR="00685D92" w:rsidDel="00852ECA" w:rsidRDefault="00685D92">
      <w:pPr>
        <w:pStyle w:val="Heading2"/>
        <w:jc w:val="both"/>
        <w:rPr>
          <w:del w:id="536" w:author="Yash Ganthe" w:date="2016-09-15T06:53:00Z"/>
        </w:rPr>
        <w:pPrChange w:id="537" w:author="Anjali" w:date="2016-09-14T22:44:00Z">
          <w:pPr>
            <w:spacing w:after="0"/>
            <w:jc w:val="both"/>
          </w:pPr>
        </w:pPrChange>
      </w:pPr>
    </w:p>
    <w:p w14:paraId="53F2C20C" w14:textId="77777777" w:rsidR="00852ECA" w:rsidRPr="00852ECA" w:rsidRDefault="00852ECA">
      <w:pPr>
        <w:rPr>
          <w:ins w:id="538" w:author="Yash Ganthe" w:date="2016-09-15T06:54:00Z"/>
        </w:rPr>
        <w:pPrChange w:id="539" w:author="Yash Ganthe" w:date="2016-09-15T06:54:00Z">
          <w:pPr>
            <w:spacing w:after="0"/>
            <w:jc w:val="both"/>
          </w:pPr>
        </w:pPrChange>
      </w:pPr>
    </w:p>
    <w:p w14:paraId="107E77C2" w14:textId="233DBE2E" w:rsidR="006A3172" w:rsidRPr="004E6A41" w:rsidRDefault="006A3172">
      <w:pPr>
        <w:pStyle w:val="Heading2"/>
        <w:jc w:val="both"/>
        <w:rPr>
          <w:ins w:id="540" w:author="Yash Ganthe" w:date="2016-09-14T00:51:00Z"/>
          <w:sz w:val="28"/>
          <w:rPrChange w:id="541" w:author="Anjali" w:date="2016-09-14T22:51:00Z">
            <w:rPr>
              <w:ins w:id="542" w:author="Yash Ganthe" w:date="2016-09-14T00:51:00Z"/>
              <w:shd w:val="clear" w:color="auto" w:fill="FFFFFF"/>
            </w:rPr>
          </w:rPrChange>
        </w:rPr>
        <w:pPrChange w:id="543" w:author="Anjali" w:date="2016-09-14T22:44:00Z">
          <w:pPr>
            <w:spacing w:after="0"/>
            <w:jc w:val="both"/>
          </w:pPr>
        </w:pPrChange>
      </w:pPr>
      <w:bookmarkStart w:id="544" w:name="_Toc461891431"/>
      <w:ins w:id="545" w:author="Yash Ganthe" w:date="2016-09-14T00:52:00Z">
        <w:r w:rsidRPr="004E6A41">
          <w:rPr>
            <w:sz w:val="28"/>
            <w:rPrChange w:id="546" w:author="Anjali" w:date="2016-09-14T22:51:00Z">
              <w:rPr>
                <w:sz w:val="22"/>
              </w:rPr>
            </w:rPrChange>
          </w:rPr>
          <w:t>Our offering</w:t>
        </w:r>
      </w:ins>
      <w:bookmarkEnd w:id="544"/>
    </w:p>
    <w:p w14:paraId="5EC51149" w14:textId="62F0E608" w:rsidR="006A3172" w:rsidRPr="004E6A41" w:rsidDel="004E6A41" w:rsidRDefault="006A3172" w:rsidP="003628A4">
      <w:pPr>
        <w:rPr>
          <w:ins w:id="547" w:author="Yash Ganthe" w:date="2016-09-14T00:51:00Z"/>
          <w:del w:id="548" w:author="Anjali" w:date="2016-09-14T22:51:00Z"/>
          <w:rPrChange w:id="549" w:author="Anjali" w:date="2016-09-14T22:51:00Z">
            <w:rPr>
              <w:ins w:id="550" w:author="Yash Ganthe" w:date="2016-09-14T00:51:00Z"/>
              <w:del w:id="551" w:author="Anjali" w:date="2016-09-14T22:51:00Z"/>
            </w:rPr>
          </w:rPrChange>
        </w:rPr>
        <w:pPrChange w:id="552" w:author="Yash Ganthe" w:date="2016-09-17T15:59:00Z">
          <w:pPr/>
        </w:pPrChange>
      </w:pPr>
    </w:p>
    <w:p w14:paraId="4935061F" w14:textId="77777777" w:rsidR="006A3172" w:rsidRPr="004E6A41" w:rsidRDefault="006A3172" w:rsidP="003628A4">
      <w:pPr>
        <w:rPr>
          <w:ins w:id="553" w:author="Yash Ganthe" w:date="2016-09-14T00:51:00Z"/>
          <w:rPrChange w:id="554" w:author="Anjali" w:date="2016-09-14T22:51:00Z">
            <w:rPr>
              <w:ins w:id="555" w:author="Yash Ganthe" w:date="2016-09-14T00:51:00Z"/>
            </w:rPr>
          </w:rPrChange>
        </w:rPr>
        <w:pPrChange w:id="556" w:author="Yash Ganthe" w:date="2016-09-17T15:59:00Z">
          <w:pPr/>
        </w:pPrChange>
      </w:pPr>
      <w:ins w:id="557" w:author="Yash Ganthe" w:date="2016-09-14T00:51:00Z">
        <w:r w:rsidRPr="004E6A41">
          <w:rPr>
            <w:rPrChange w:id="558" w:author="Anjali" w:date="2016-09-14T22:51:00Z">
              <w:rPr/>
            </w:rPrChange>
          </w:rPr>
          <w:t xml:space="preserve">The Transit Agency Route Administrator (TARA) simplifies the process of generating the data. It provides a simple visual tool for feeding time-table details of a transit agency. </w:t>
        </w:r>
      </w:ins>
    </w:p>
    <w:p w14:paraId="12389C9F" w14:textId="77777777" w:rsidR="006A3172" w:rsidRPr="004E6A41" w:rsidRDefault="006A3172">
      <w:pPr>
        <w:pStyle w:val="ListParagraph"/>
        <w:numPr>
          <w:ilvl w:val="0"/>
          <w:numId w:val="1"/>
        </w:numPr>
        <w:spacing w:line="240" w:lineRule="auto"/>
        <w:jc w:val="both"/>
        <w:rPr>
          <w:ins w:id="559" w:author="Yash Ganthe" w:date="2016-09-14T00:51:00Z"/>
          <w:sz w:val="24"/>
          <w:rPrChange w:id="560" w:author="Anjali" w:date="2016-09-14T22:51:00Z">
            <w:rPr>
              <w:ins w:id="561" w:author="Yash Ganthe" w:date="2016-09-14T00:51:00Z"/>
            </w:rPr>
          </w:rPrChange>
        </w:rPr>
        <w:pPrChange w:id="562" w:author="Anjali" w:date="2016-09-14T22:44:00Z">
          <w:pPr>
            <w:pStyle w:val="ListParagraph"/>
            <w:numPr>
              <w:numId w:val="1"/>
            </w:numPr>
            <w:spacing w:line="240" w:lineRule="auto"/>
            <w:ind w:hanging="360"/>
          </w:pPr>
        </w:pPrChange>
      </w:pPr>
      <w:ins w:id="563" w:author="Yash Ganthe" w:date="2016-09-14T00:51:00Z">
        <w:r w:rsidRPr="004E6A41">
          <w:rPr>
            <w:sz w:val="24"/>
            <w:rPrChange w:id="564" w:author="Anjali" w:date="2016-09-14T22:51:00Z">
              <w:rPr/>
            </w:rPrChange>
          </w:rPr>
          <w:t xml:space="preserve">The stops can be accurately marked on a map. </w:t>
        </w:r>
      </w:ins>
    </w:p>
    <w:p w14:paraId="20DD2C92" w14:textId="77777777" w:rsidR="006A3172" w:rsidRPr="004E6A41" w:rsidRDefault="006A3172">
      <w:pPr>
        <w:pStyle w:val="ListParagraph"/>
        <w:numPr>
          <w:ilvl w:val="0"/>
          <w:numId w:val="1"/>
        </w:numPr>
        <w:spacing w:line="240" w:lineRule="auto"/>
        <w:jc w:val="both"/>
        <w:rPr>
          <w:ins w:id="565" w:author="Yash Ganthe" w:date="2016-09-14T00:51:00Z"/>
          <w:sz w:val="24"/>
          <w:rPrChange w:id="566" w:author="Anjali" w:date="2016-09-14T22:51:00Z">
            <w:rPr>
              <w:ins w:id="567" w:author="Yash Ganthe" w:date="2016-09-14T00:51:00Z"/>
            </w:rPr>
          </w:rPrChange>
        </w:rPr>
        <w:pPrChange w:id="568" w:author="Anjali" w:date="2016-09-14T22:44:00Z">
          <w:pPr>
            <w:pStyle w:val="ListParagraph"/>
            <w:numPr>
              <w:numId w:val="1"/>
            </w:numPr>
            <w:spacing w:line="240" w:lineRule="auto"/>
            <w:ind w:hanging="360"/>
          </w:pPr>
        </w:pPrChange>
      </w:pPr>
      <w:ins w:id="569" w:author="Yash Ganthe" w:date="2016-09-14T00:51:00Z">
        <w:r w:rsidRPr="004E6A41">
          <w:rPr>
            <w:sz w:val="24"/>
            <w:rPrChange w:id="570" w:author="Anjali" w:date="2016-09-14T22:51:00Z">
              <w:rPr/>
            </w:rPrChange>
          </w:rPr>
          <w:t>It allows two stops on opposites sides of the road to be linked to each other as peer-stops.</w:t>
        </w:r>
      </w:ins>
    </w:p>
    <w:p w14:paraId="6003A857" w14:textId="77777777" w:rsidR="006A3172" w:rsidRPr="004E6A41" w:rsidRDefault="006A3172">
      <w:pPr>
        <w:pStyle w:val="ListParagraph"/>
        <w:numPr>
          <w:ilvl w:val="0"/>
          <w:numId w:val="1"/>
        </w:numPr>
        <w:spacing w:line="240" w:lineRule="auto"/>
        <w:jc w:val="both"/>
        <w:rPr>
          <w:ins w:id="571" w:author="Yash Ganthe" w:date="2016-09-14T00:51:00Z"/>
          <w:sz w:val="24"/>
          <w:rPrChange w:id="572" w:author="Anjali" w:date="2016-09-14T22:51:00Z">
            <w:rPr>
              <w:ins w:id="573" w:author="Yash Ganthe" w:date="2016-09-14T00:51:00Z"/>
            </w:rPr>
          </w:rPrChange>
        </w:rPr>
        <w:pPrChange w:id="574" w:author="Anjali" w:date="2016-09-14T22:44:00Z">
          <w:pPr>
            <w:pStyle w:val="ListParagraph"/>
            <w:numPr>
              <w:numId w:val="1"/>
            </w:numPr>
            <w:spacing w:line="240" w:lineRule="auto"/>
            <w:ind w:hanging="360"/>
          </w:pPr>
        </w:pPrChange>
      </w:pPr>
      <w:ins w:id="575" w:author="Yash Ganthe" w:date="2016-09-14T00:51:00Z">
        <w:r w:rsidRPr="004E6A41">
          <w:rPr>
            <w:sz w:val="24"/>
            <w:rPrChange w:id="576" w:author="Anjali" w:date="2016-09-14T22:51:00Z">
              <w:rPr/>
            </w:rPrChange>
          </w:rPr>
          <w:t>Each route operated by the agency can be marked on the map by choosing stops that have been previously marked.</w:t>
        </w:r>
      </w:ins>
    </w:p>
    <w:p w14:paraId="075E0081" w14:textId="77777777" w:rsidR="006A3172" w:rsidRPr="004E6A41" w:rsidRDefault="006A3172">
      <w:pPr>
        <w:pStyle w:val="ListParagraph"/>
        <w:numPr>
          <w:ilvl w:val="0"/>
          <w:numId w:val="1"/>
        </w:numPr>
        <w:spacing w:line="240" w:lineRule="auto"/>
        <w:jc w:val="both"/>
        <w:rPr>
          <w:ins w:id="577" w:author="Yash Ganthe" w:date="2016-09-14T00:51:00Z"/>
          <w:sz w:val="24"/>
          <w:rPrChange w:id="578" w:author="Anjali" w:date="2016-09-14T22:51:00Z">
            <w:rPr>
              <w:ins w:id="579" w:author="Yash Ganthe" w:date="2016-09-14T00:51:00Z"/>
            </w:rPr>
          </w:rPrChange>
        </w:rPr>
        <w:pPrChange w:id="580" w:author="Anjali" w:date="2016-09-14T22:44:00Z">
          <w:pPr>
            <w:pStyle w:val="ListParagraph"/>
            <w:numPr>
              <w:numId w:val="1"/>
            </w:numPr>
            <w:spacing w:line="240" w:lineRule="auto"/>
            <w:ind w:hanging="360"/>
          </w:pPr>
        </w:pPrChange>
      </w:pPr>
      <w:ins w:id="581" w:author="Yash Ganthe" w:date="2016-09-14T00:51:00Z">
        <w:r w:rsidRPr="004E6A41">
          <w:rPr>
            <w:sz w:val="24"/>
            <w:rPrChange w:id="582" w:author="Anjali" w:date="2016-09-14T22:51:00Z">
              <w:rPr/>
            </w:rPrChange>
          </w:rPr>
          <w:t>Onward and Return trips on the route can be added by specifying start times of the trips.</w:t>
        </w:r>
      </w:ins>
    </w:p>
    <w:p w14:paraId="3C4601BF" w14:textId="4EB5A41C" w:rsidR="006A3172" w:rsidRPr="004E6A41" w:rsidRDefault="006A3172">
      <w:pPr>
        <w:pStyle w:val="ListParagraph"/>
        <w:numPr>
          <w:ilvl w:val="0"/>
          <w:numId w:val="1"/>
        </w:numPr>
        <w:spacing w:line="240" w:lineRule="auto"/>
        <w:jc w:val="both"/>
        <w:rPr>
          <w:ins w:id="583" w:author="Yash Ganthe" w:date="2016-09-14T00:51:00Z"/>
          <w:sz w:val="24"/>
          <w:rPrChange w:id="584" w:author="Anjali" w:date="2016-09-14T22:51:00Z">
            <w:rPr>
              <w:ins w:id="585" w:author="Yash Ganthe" w:date="2016-09-14T00:51:00Z"/>
            </w:rPr>
          </w:rPrChange>
        </w:rPr>
        <w:pPrChange w:id="586" w:author="Anjali" w:date="2016-09-14T22:44:00Z">
          <w:pPr>
            <w:pStyle w:val="ListParagraph"/>
            <w:numPr>
              <w:numId w:val="1"/>
            </w:numPr>
            <w:spacing w:line="240" w:lineRule="auto"/>
            <w:ind w:hanging="360"/>
          </w:pPr>
        </w:pPrChange>
      </w:pPr>
      <w:ins w:id="587" w:author="Yash Ganthe" w:date="2016-09-14T00:51:00Z">
        <w:r w:rsidRPr="004E6A41">
          <w:rPr>
            <w:sz w:val="24"/>
            <w:rPrChange w:id="588" w:author="Anjali" w:date="2016-09-14T22:51:00Z">
              <w:rPr/>
            </w:rPrChange>
          </w:rPr>
          <w:t>The timings at intermediate stops along the route can be automatically computed by the tool</w:t>
        </w:r>
      </w:ins>
      <w:ins w:id="589" w:author="Anjali" w:date="2016-09-14T22:52:00Z">
        <w:r w:rsidR="004E6A41">
          <w:rPr>
            <w:sz w:val="24"/>
          </w:rPr>
          <w:t>.</w:t>
        </w:r>
      </w:ins>
      <w:ins w:id="590" w:author="Yash Ganthe" w:date="2016-09-14T00:51:00Z">
        <w:del w:id="591" w:author="Anjali" w:date="2016-09-14T22:52:00Z">
          <w:r w:rsidRPr="004E6A41" w:rsidDel="004E6A41">
            <w:rPr>
              <w:sz w:val="24"/>
              <w:rPrChange w:id="592" w:author="Anjali" w:date="2016-09-14T22:51:00Z">
                <w:rPr/>
              </w:rPrChange>
            </w:rPr>
            <w:delText>.</w:delText>
          </w:r>
        </w:del>
      </w:ins>
    </w:p>
    <w:p w14:paraId="64BDCEA8" w14:textId="77777777" w:rsidR="006A3172" w:rsidRPr="004E6A41" w:rsidRDefault="006A3172">
      <w:pPr>
        <w:pStyle w:val="ListParagraph"/>
        <w:numPr>
          <w:ilvl w:val="0"/>
          <w:numId w:val="1"/>
        </w:numPr>
        <w:spacing w:line="240" w:lineRule="auto"/>
        <w:jc w:val="both"/>
        <w:rPr>
          <w:ins w:id="593" w:author="Yash Ganthe" w:date="2016-09-14T00:51:00Z"/>
          <w:sz w:val="24"/>
          <w:rPrChange w:id="594" w:author="Anjali" w:date="2016-09-14T22:51:00Z">
            <w:rPr>
              <w:ins w:id="595" w:author="Yash Ganthe" w:date="2016-09-14T00:51:00Z"/>
            </w:rPr>
          </w:rPrChange>
        </w:rPr>
        <w:pPrChange w:id="596" w:author="Anjali" w:date="2016-09-14T22:44:00Z">
          <w:pPr>
            <w:pStyle w:val="ListParagraph"/>
            <w:numPr>
              <w:numId w:val="1"/>
            </w:numPr>
            <w:spacing w:line="240" w:lineRule="auto"/>
            <w:ind w:hanging="360"/>
          </w:pPr>
        </w:pPrChange>
      </w:pPr>
      <w:ins w:id="597" w:author="Yash Ganthe" w:date="2016-09-14T00:51:00Z">
        <w:r w:rsidRPr="004E6A41">
          <w:rPr>
            <w:sz w:val="24"/>
            <w:rPrChange w:id="598" w:author="Anjali" w:date="2016-09-14T22:51:00Z">
              <w:rPr/>
            </w:rPrChange>
          </w:rPr>
          <w:t>The tool allows offline creation of time-tables in Microsoft Excel.</w:t>
        </w:r>
      </w:ins>
    </w:p>
    <w:p w14:paraId="60ADEDCD" w14:textId="77777777" w:rsidR="006A3172" w:rsidRPr="004E6A41" w:rsidRDefault="006A3172">
      <w:pPr>
        <w:pStyle w:val="ListParagraph"/>
        <w:numPr>
          <w:ilvl w:val="0"/>
          <w:numId w:val="1"/>
        </w:numPr>
        <w:spacing w:line="240" w:lineRule="auto"/>
        <w:jc w:val="both"/>
        <w:rPr>
          <w:ins w:id="599" w:author="Yash Ganthe" w:date="2016-09-14T00:51:00Z"/>
          <w:sz w:val="24"/>
          <w:rPrChange w:id="600" w:author="Anjali" w:date="2016-09-14T22:51:00Z">
            <w:rPr>
              <w:ins w:id="601" w:author="Yash Ganthe" w:date="2016-09-14T00:51:00Z"/>
            </w:rPr>
          </w:rPrChange>
        </w:rPr>
        <w:pPrChange w:id="602" w:author="Anjali" w:date="2016-09-14T22:44:00Z">
          <w:pPr>
            <w:pStyle w:val="ListParagraph"/>
            <w:numPr>
              <w:numId w:val="1"/>
            </w:numPr>
            <w:spacing w:line="240" w:lineRule="auto"/>
            <w:ind w:hanging="360"/>
          </w:pPr>
        </w:pPrChange>
      </w:pPr>
      <w:ins w:id="603" w:author="Yash Ganthe" w:date="2016-09-14T00:51:00Z">
        <w:r w:rsidRPr="004E6A41">
          <w:rPr>
            <w:sz w:val="24"/>
            <w:rPrChange w:id="604" w:author="Anjali" w:date="2016-09-14T22:51:00Z">
              <w:rPr/>
            </w:rPrChange>
          </w:rPr>
          <w:lastRenderedPageBreak/>
          <w:t>The tool generates a passenger-friendly timetable that can be printed and pasted at different locations of the city.</w:t>
        </w:r>
      </w:ins>
    </w:p>
    <w:p w14:paraId="0B88CB76" w14:textId="76BE3F75" w:rsidR="006A3172" w:rsidRPr="004E6A41" w:rsidRDefault="006A3172">
      <w:pPr>
        <w:pStyle w:val="ListParagraph"/>
        <w:numPr>
          <w:ilvl w:val="0"/>
          <w:numId w:val="1"/>
        </w:numPr>
        <w:spacing w:line="240" w:lineRule="auto"/>
        <w:jc w:val="both"/>
        <w:rPr>
          <w:ins w:id="605" w:author="Yash Ganthe" w:date="2016-09-14T00:51:00Z"/>
          <w:sz w:val="24"/>
          <w:rPrChange w:id="606" w:author="Anjali" w:date="2016-09-14T22:51:00Z">
            <w:rPr>
              <w:ins w:id="607" w:author="Yash Ganthe" w:date="2016-09-14T00:51:00Z"/>
            </w:rPr>
          </w:rPrChange>
        </w:rPr>
        <w:pPrChange w:id="608" w:author="Anjali" w:date="2016-09-14T22:44:00Z">
          <w:pPr>
            <w:pStyle w:val="ListParagraph"/>
            <w:numPr>
              <w:numId w:val="1"/>
            </w:numPr>
            <w:spacing w:line="240" w:lineRule="auto"/>
            <w:ind w:hanging="360"/>
          </w:pPr>
        </w:pPrChange>
      </w:pPr>
      <w:ins w:id="609" w:author="Yash Ganthe" w:date="2016-09-14T00:51:00Z">
        <w:r w:rsidRPr="004E6A41">
          <w:rPr>
            <w:sz w:val="24"/>
            <w:rPrChange w:id="610" w:author="Anjali" w:date="2016-09-14T22:51:00Z">
              <w:rPr/>
            </w:rPrChange>
          </w:rPr>
          <w:t xml:space="preserve">It can generate the GTFS file that </w:t>
        </w:r>
        <w:del w:id="611" w:author="Anjali" w:date="2016-09-14T22:53:00Z">
          <w:r w:rsidRPr="004E6A41" w:rsidDel="004E6A41">
            <w:rPr>
              <w:sz w:val="24"/>
              <w:rPrChange w:id="612" w:author="Anjali" w:date="2016-09-14T22:51:00Z">
                <w:rPr/>
              </w:rPrChange>
            </w:rPr>
            <w:delText>can be uploaded</w:delText>
          </w:r>
        </w:del>
      </w:ins>
      <w:ins w:id="613" w:author="Anjali" w:date="2016-09-14T22:53:00Z">
        <w:r w:rsidR="004E6A41">
          <w:rPr>
            <w:sz w:val="24"/>
          </w:rPr>
          <w:t xml:space="preserve">is accepted by </w:t>
        </w:r>
      </w:ins>
      <w:ins w:id="614" w:author="Yash Ganthe" w:date="2016-09-14T00:51:00Z">
        <w:del w:id="615" w:author="Anjali" w:date="2016-09-14T22:53:00Z">
          <w:r w:rsidRPr="004E6A41" w:rsidDel="004E6A41">
            <w:rPr>
              <w:sz w:val="24"/>
              <w:rPrChange w:id="616" w:author="Anjali" w:date="2016-09-14T22:51:00Z">
                <w:rPr/>
              </w:rPrChange>
            </w:rPr>
            <w:delText xml:space="preserve"> to </w:delText>
          </w:r>
        </w:del>
        <w:r w:rsidRPr="004E6A41">
          <w:rPr>
            <w:sz w:val="24"/>
            <w:rPrChange w:id="617" w:author="Anjali" w:date="2016-09-14T22:51:00Z">
              <w:rPr/>
            </w:rPrChange>
          </w:rPr>
          <w:t>Google</w:t>
        </w:r>
      </w:ins>
      <w:ins w:id="618" w:author="Anjali" w:date="2016-09-14T22:53:00Z">
        <w:r w:rsidR="004E6A41">
          <w:rPr>
            <w:sz w:val="24"/>
          </w:rPr>
          <w:t xml:space="preserve"> in its prescribed format</w:t>
        </w:r>
      </w:ins>
      <w:ins w:id="619" w:author="Yash Ganthe" w:date="2016-09-14T00:51:00Z">
        <w:r w:rsidRPr="004E6A41">
          <w:rPr>
            <w:sz w:val="24"/>
            <w:rPrChange w:id="620" w:author="Anjali" w:date="2016-09-14T22:51:00Z">
              <w:rPr/>
            </w:rPrChange>
          </w:rPr>
          <w:t>.</w:t>
        </w:r>
      </w:ins>
    </w:p>
    <w:p w14:paraId="19F21642" w14:textId="77777777" w:rsidR="006A3172" w:rsidRPr="006A3172" w:rsidRDefault="006A3172">
      <w:pPr>
        <w:jc w:val="both"/>
        <w:rPr>
          <w:ins w:id="621" w:author="Yash Ganthe" w:date="2016-09-14T00:50:00Z"/>
          <w:rPrChange w:id="622" w:author="Yash Ganthe" w:date="2016-09-14T00:51:00Z">
            <w:rPr>
              <w:ins w:id="623" w:author="Yash Ganthe" w:date="2016-09-14T00:50:00Z"/>
              <w:shd w:val="clear" w:color="auto" w:fill="FFFFFF"/>
            </w:rPr>
          </w:rPrChange>
        </w:rPr>
        <w:pPrChange w:id="624" w:author="Anjali" w:date="2016-09-14T22:44:00Z">
          <w:pPr>
            <w:spacing w:after="0"/>
            <w:jc w:val="both"/>
          </w:pPr>
        </w:pPrChange>
      </w:pPr>
    </w:p>
    <w:p w14:paraId="774C91C7" w14:textId="0FCD5071" w:rsidR="006A3172" w:rsidRPr="004E6A41" w:rsidRDefault="000E751F" w:rsidP="00E111C1">
      <w:pPr>
        <w:pStyle w:val="Heading3"/>
        <w:rPr>
          <w:ins w:id="625" w:author="Yash Ganthe" w:date="2016-09-14T01:01:00Z"/>
          <w:color w:val="2E74B5" w:themeColor="accent1" w:themeShade="BF"/>
          <w:szCs w:val="26"/>
          <w:rPrChange w:id="626" w:author="Anjali" w:date="2016-09-14T22:53:00Z">
            <w:rPr>
              <w:ins w:id="627" w:author="Yash Ganthe" w:date="2016-09-14T01:01:00Z"/>
            </w:rPr>
          </w:rPrChange>
        </w:rPr>
        <w:pPrChange w:id="628" w:author="Yash Ganthe" w:date="2016-09-17T15:47:00Z">
          <w:pPr>
            <w:spacing w:after="0"/>
            <w:jc w:val="both"/>
          </w:pPr>
        </w:pPrChange>
      </w:pPr>
      <w:bookmarkStart w:id="629" w:name="_Toc461891432"/>
      <w:ins w:id="630" w:author="Yash Ganthe" w:date="2016-09-14T01:01:00Z">
        <w:r w:rsidRPr="004E6A41">
          <w:rPr>
            <w:color w:val="2E74B5" w:themeColor="accent1" w:themeShade="BF"/>
            <w:szCs w:val="26"/>
            <w:rPrChange w:id="631" w:author="Anjali" w:date="2016-09-14T22:53:00Z">
              <w:rPr>
                <w:sz w:val="22"/>
              </w:rPr>
            </w:rPrChange>
          </w:rPr>
          <w:t>Data entry</w:t>
        </w:r>
      </w:ins>
      <w:ins w:id="632" w:author="Anjali" w:date="2016-09-15T10:39:00Z">
        <w:r w:rsidR="00B463CE">
          <w:t xml:space="preserve"> by Operator</w:t>
        </w:r>
      </w:ins>
      <w:bookmarkEnd w:id="629"/>
    </w:p>
    <w:p w14:paraId="1B37AC42" w14:textId="2ED89AE9" w:rsidR="00E111C1" w:rsidRDefault="00E111C1">
      <w:pPr>
        <w:jc w:val="both"/>
        <w:rPr>
          <w:ins w:id="633" w:author="Yash Ganthe" w:date="2016-09-17T15:48:00Z"/>
          <w:noProof/>
          <w:lang w:bidi="mr-IN"/>
        </w:rPr>
        <w:pPrChange w:id="634" w:author="Anjali" w:date="2016-09-14T22:44:00Z">
          <w:pPr>
            <w:spacing w:after="0"/>
            <w:jc w:val="both"/>
          </w:pPr>
        </w:pPrChange>
      </w:pPr>
      <w:ins w:id="635" w:author="Yash Ganthe" w:date="2016-09-17T15:48:00Z">
        <w:r>
          <w:rPr>
            <w:noProof/>
            <w:lang w:bidi="mr-IN"/>
          </w:rPr>
          <w:drawing>
            <wp:inline distT="0" distB="0" distL="0" distR="0" wp14:anchorId="46BBA8B2" wp14:editId="28439C84">
              <wp:extent cx="3495039" cy="2447925"/>
              <wp:effectExtent l="0" t="0" r="0" b="0"/>
              <wp:docPr id="34" name="Picture 34" descr="E:\Projects\NewYug\raloa1\docs\images\data_e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NewYug\raloa1\docs\images\data_entry.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869" t="6574" r="14353" b="19977"/>
                      <a:stretch/>
                    </pic:blipFill>
                    <pic:spPr bwMode="auto">
                      <a:xfrm>
                        <a:off x="0" y="0"/>
                        <a:ext cx="3496042" cy="2448627"/>
                      </a:xfrm>
                      <a:prstGeom prst="rect">
                        <a:avLst/>
                      </a:prstGeom>
                      <a:noFill/>
                      <a:ln>
                        <a:noFill/>
                      </a:ln>
                      <a:extLst>
                        <a:ext uri="{53640926-AAD7-44D8-BBD7-CCE9431645EC}">
                          <a14:shadowObscured xmlns:a14="http://schemas.microsoft.com/office/drawing/2010/main"/>
                        </a:ext>
                      </a:extLst>
                    </pic:spPr>
                  </pic:pic>
                </a:graphicData>
              </a:graphic>
            </wp:inline>
          </w:drawing>
        </w:r>
      </w:ins>
    </w:p>
    <w:p w14:paraId="355E4463" w14:textId="77777777" w:rsidR="000E751F" w:rsidRPr="004E6A41" w:rsidRDefault="000E751F">
      <w:pPr>
        <w:pStyle w:val="ListBullet"/>
        <w:numPr>
          <w:ilvl w:val="0"/>
          <w:numId w:val="5"/>
        </w:numPr>
        <w:jc w:val="both"/>
        <w:rPr>
          <w:ins w:id="636" w:author="Yash Ganthe" w:date="2016-09-14T01:08:00Z"/>
          <w:sz w:val="24"/>
          <w:rPrChange w:id="637" w:author="Anjali" w:date="2016-09-14T22:54:00Z">
            <w:rPr>
              <w:ins w:id="638" w:author="Yash Ganthe" w:date="2016-09-14T01:08:00Z"/>
            </w:rPr>
          </w:rPrChange>
        </w:rPr>
        <w:pPrChange w:id="639" w:author="Anjali" w:date="2016-09-14T22:54:00Z">
          <w:pPr/>
        </w:pPrChange>
      </w:pPr>
      <w:ins w:id="640" w:author="Yash Ganthe" w:date="2016-09-14T01:08:00Z">
        <w:r w:rsidRPr="004E6A41">
          <w:rPr>
            <w:sz w:val="24"/>
            <w:rPrChange w:id="641" w:author="Anjali" w:date="2016-09-14T22:54:00Z">
              <w:rPr/>
            </w:rPrChange>
          </w:rPr>
          <w:t>Data entry is performed with the assistance of a driver.</w:t>
        </w:r>
      </w:ins>
    </w:p>
    <w:p w14:paraId="53332BC4" w14:textId="77777777" w:rsidR="00856A6A" w:rsidRPr="00856A6A" w:rsidRDefault="000E751F">
      <w:pPr>
        <w:pStyle w:val="ListBullet"/>
        <w:numPr>
          <w:ilvl w:val="0"/>
          <w:numId w:val="5"/>
        </w:numPr>
        <w:jc w:val="both"/>
        <w:rPr>
          <w:ins w:id="642" w:author="Anjali" w:date="2016-09-15T10:32:00Z"/>
          <w:rFonts w:asciiTheme="majorHAnsi" w:eastAsiaTheme="majorEastAsia" w:hAnsiTheme="majorHAnsi" w:cstheme="majorBidi"/>
          <w:color w:val="2E74B5" w:themeColor="accent1" w:themeShade="BF"/>
          <w:sz w:val="32"/>
          <w:szCs w:val="32"/>
          <w:rPrChange w:id="643" w:author="Anjali" w:date="2016-09-15T10:32:00Z">
            <w:rPr>
              <w:ins w:id="644" w:author="Anjali" w:date="2016-09-15T10:32:00Z"/>
              <w:sz w:val="24"/>
            </w:rPr>
          </w:rPrChange>
        </w:rPr>
        <w:pPrChange w:id="645" w:author="Anjali" w:date="2016-09-14T22:54:00Z">
          <w:pPr/>
        </w:pPrChange>
      </w:pPr>
      <w:ins w:id="646" w:author="Yash Ganthe" w:date="2016-09-14T01:09:00Z">
        <w:r w:rsidRPr="004E6A41">
          <w:rPr>
            <w:sz w:val="24"/>
            <w:rPrChange w:id="647" w:author="Anjali" w:date="2016-09-14T22:54:00Z">
              <w:rPr/>
            </w:rPrChange>
          </w:rPr>
          <w:t xml:space="preserve">The driver guides </w:t>
        </w:r>
        <w:r w:rsidR="00345C94" w:rsidRPr="004E6A41">
          <w:rPr>
            <w:sz w:val="24"/>
            <w:rPrChange w:id="648" w:author="Anjali" w:date="2016-09-14T22:54:00Z">
              <w:rPr/>
            </w:rPrChange>
          </w:rPr>
          <w:t>the operator in identifying the precise location of bus stops on a map.</w:t>
        </w:r>
      </w:ins>
    </w:p>
    <w:p w14:paraId="26259258" w14:textId="1971470F" w:rsidR="00856A6A" w:rsidRPr="00856A6A" w:rsidDel="008F0360" w:rsidRDefault="00856A6A">
      <w:pPr>
        <w:pStyle w:val="ListBullet"/>
        <w:numPr>
          <w:ilvl w:val="0"/>
          <w:numId w:val="0"/>
        </w:numPr>
        <w:ind w:left="720"/>
        <w:jc w:val="both"/>
        <w:rPr>
          <w:ins w:id="649" w:author="Anjali" w:date="2016-09-15T10:32:00Z"/>
          <w:del w:id="650" w:author="Yash Ganthe" w:date="2016-09-15T18:32:00Z"/>
          <w:rFonts w:asciiTheme="majorHAnsi" w:eastAsiaTheme="majorEastAsia" w:hAnsiTheme="majorHAnsi" w:cstheme="majorBidi"/>
          <w:color w:val="2E74B5" w:themeColor="accent1" w:themeShade="BF"/>
          <w:sz w:val="32"/>
          <w:szCs w:val="32"/>
          <w:rPrChange w:id="651" w:author="Anjali" w:date="2016-09-15T10:32:00Z">
            <w:rPr>
              <w:ins w:id="652" w:author="Anjali" w:date="2016-09-15T10:32:00Z"/>
              <w:del w:id="653" w:author="Yash Ganthe" w:date="2016-09-15T18:32:00Z"/>
              <w:sz w:val="24"/>
            </w:rPr>
          </w:rPrChange>
        </w:rPr>
        <w:pPrChange w:id="654" w:author="Anjali" w:date="2016-09-15T10:32:00Z">
          <w:pPr/>
        </w:pPrChange>
      </w:pPr>
    </w:p>
    <w:p w14:paraId="6B5CBFF6" w14:textId="229C7DC0" w:rsidR="00856A6A" w:rsidRPr="00F61EA2" w:rsidRDefault="00856A6A">
      <w:pPr>
        <w:pStyle w:val="Heading3"/>
        <w:rPr>
          <w:ins w:id="655" w:author="Anjali" w:date="2016-09-15T10:32:00Z"/>
        </w:rPr>
        <w:pPrChange w:id="656" w:author="Yash Ganthe" w:date="2016-09-15T18:32:00Z">
          <w:pPr>
            <w:pStyle w:val="Heading2"/>
            <w:jc w:val="both"/>
          </w:pPr>
        </w:pPrChange>
      </w:pPr>
      <w:bookmarkStart w:id="657" w:name="_Toc461891433"/>
      <w:ins w:id="658" w:author="Anjali" w:date="2016-09-15T10:36:00Z">
        <w:r>
          <w:rPr>
            <w:noProof/>
            <w:lang w:bidi="mr-IN"/>
          </w:rPr>
          <w:drawing>
            <wp:anchor distT="0" distB="0" distL="114300" distR="114300" simplePos="0" relativeHeight="251674624" behindDoc="1" locked="0" layoutInCell="1" allowOverlap="1" wp14:anchorId="5DF9D423" wp14:editId="12B547A6">
              <wp:simplePos x="0" y="0"/>
              <wp:positionH relativeFrom="margin">
                <wp:posOffset>-609600</wp:posOffset>
              </wp:positionH>
              <wp:positionV relativeFrom="paragraph">
                <wp:posOffset>327024</wp:posOffset>
              </wp:positionV>
              <wp:extent cx="7222142" cy="34004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21">
                        <a:extLst>
                          <a:ext uri="{28A0092B-C50C-407E-A947-70E740481C1C}">
                            <a14:useLocalDpi xmlns:a14="http://schemas.microsoft.com/office/drawing/2010/main" val="0"/>
                          </a:ext>
                        </a:extLst>
                      </a:blip>
                      <a:stretch>
                        <a:fillRect/>
                      </a:stretch>
                    </pic:blipFill>
                    <pic:spPr>
                      <a:xfrm>
                        <a:off x="0" y="0"/>
                        <a:ext cx="7249585" cy="3413346"/>
                      </a:xfrm>
                      <a:prstGeom prst="rect">
                        <a:avLst/>
                      </a:prstGeom>
                    </pic:spPr>
                  </pic:pic>
                </a:graphicData>
              </a:graphic>
              <wp14:sizeRelH relativeFrom="margin">
                <wp14:pctWidth>0</wp14:pctWidth>
              </wp14:sizeRelH>
              <wp14:sizeRelV relativeFrom="margin">
                <wp14:pctHeight>0</wp14:pctHeight>
              </wp14:sizeRelV>
            </wp:anchor>
          </w:drawing>
        </w:r>
      </w:ins>
      <w:ins w:id="659" w:author="Anjali" w:date="2016-09-15T10:32:00Z">
        <w:r>
          <w:t xml:space="preserve">Admin User Interface for </w:t>
        </w:r>
        <w:r w:rsidRPr="00F61EA2">
          <w:t>Data entry</w:t>
        </w:r>
        <w:bookmarkEnd w:id="657"/>
      </w:ins>
    </w:p>
    <w:p w14:paraId="7C724CCC" w14:textId="0789E4AA" w:rsidR="000E751F" w:rsidRPr="00E61D61" w:rsidRDefault="000E751F">
      <w:pPr>
        <w:pStyle w:val="ListBullet"/>
        <w:numPr>
          <w:ilvl w:val="0"/>
          <w:numId w:val="5"/>
        </w:numPr>
        <w:jc w:val="both"/>
        <w:rPr>
          <w:ins w:id="660" w:author="Yash Ganthe" w:date="2016-09-14T02:40:00Z"/>
          <w:rFonts w:asciiTheme="majorHAnsi" w:eastAsiaTheme="majorEastAsia" w:hAnsiTheme="majorHAnsi" w:cstheme="majorBidi"/>
          <w:color w:val="2E74B5" w:themeColor="accent1" w:themeShade="BF"/>
          <w:sz w:val="32"/>
          <w:szCs w:val="32"/>
          <w:rPrChange w:id="661" w:author="Yash Ganthe" w:date="2016-09-14T02:40:00Z">
            <w:rPr>
              <w:ins w:id="662" w:author="Yash Ganthe" w:date="2016-09-14T02:40:00Z"/>
            </w:rPr>
          </w:rPrChange>
        </w:rPr>
        <w:pPrChange w:id="663" w:author="Anjali" w:date="2016-09-14T22:54:00Z">
          <w:pPr/>
        </w:pPrChange>
      </w:pPr>
      <w:ins w:id="664" w:author="Yash Ganthe" w:date="2016-09-14T01:02:00Z">
        <w:r>
          <w:br w:type="page"/>
        </w:r>
      </w:ins>
    </w:p>
    <w:p w14:paraId="47F92F36" w14:textId="77777777" w:rsidR="006A3172" w:rsidRDefault="006A3172">
      <w:pPr>
        <w:pStyle w:val="Heading1"/>
        <w:jc w:val="both"/>
        <w:rPr>
          <w:ins w:id="665" w:author="Yash Ganthe" w:date="2016-09-14T00:50:00Z"/>
        </w:rPr>
        <w:pPrChange w:id="666" w:author="Anjali" w:date="2016-09-14T22:44:00Z">
          <w:pPr>
            <w:pStyle w:val="Heading1"/>
          </w:pPr>
        </w:pPrChange>
      </w:pPr>
      <w:bookmarkStart w:id="667" w:name="_Toc461891434"/>
      <w:ins w:id="668" w:author="Yash Ganthe" w:date="2016-09-14T00:50:00Z">
        <w:r>
          <w:lastRenderedPageBreak/>
          <w:t>Passenger Experience</w:t>
        </w:r>
        <w:bookmarkEnd w:id="667"/>
      </w:ins>
    </w:p>
    <w:p w14:paraId="489E403E" w14:textId="66B155E9" w:rsidR="004E6A41" w:rsidDel="00852ECA" w:rsidRDefault="004E6A41" w:rsidP="003628A4">
      <w:pPr>
        <w:rPr>
          <w:ins w:id="669" w:author="Anjali" w:date="2016-09-14T22:57:00Z"/>
          <w:del w:id="670" w:author="Yash Ganthe" w:date="2016-09-15T06:53:00Z"/>
        </w:rPr>
        <w:pPrChange w:id="671" w:author="Yash Ganthe" w:date="2016-09-17T16:00:00Z">
          <w:pPr/>
        </w:pPrChange>
      </w:pPr>
    </w:p>
    <w:p w14:paraId="3D950342" w14:textId="7A136050" w:rsidR="006A3172" w:rsidRPr="004E6A41" w:rsidRDefault="006A3172" w:rsidP="003628A4">
      <w:pPr>
        <w:rPr>
          <w:ins w:id="672" w:author="Yash Ganthe" w:date="2016-09-14T01:00:00Z"/>
          <w:rPrChange w:id="673" w:author="Anjali" w:date="2016-09-14T22:54:00Z">
            <w:rPr>
              <w:ins w:id="674" w:author="Yash Ganthe" w:date="2016-09-14T01:00:00Z"/>
            </w:rPr>
          </w:rPrChange>
        </w:rPr>
        <w:pPrChange w:id="675" w:author="Yash Ganthe" w:date="2016-09-17T16:00:00Z">
          <w:pPr/>
        </w:pPrChange>
      </w:pPr>
      <w:ins w:id="676" w:author="Yash Ganthe" w:date="2016-09-14T00:50:00Z">
        <w:r w:rsidRPr="004E6A41">
          <w:rPr>
            <w:rPrChange w:id="677" w:author="Anjali" w:date="2016-09-14T22:54:00Z">
              <w:rPr/>
            </w:rPrChange>
          </w:rPr>
          <w:t>A passenger can search for travel options between any two points on a Google Maps application. The results provide step-by-step directions including different modes such as Walking, Ferries, and Buses.</w:t>
        </w:r>
      </w:ins>
    </w:p>
    <w:p w14:paraId="09F8AFB7" w14:textId="0ACBF2E2" w:rsidR="00852ECA" w:rsidRDefault="00852ECA">
      <w:pPr>
        <w:jc w:val="center"/>
        <w:rPr>
          <w:ins w:id="678" w:author="Yash Ganthe" w:date="2016-09-15T06:52:00Z"/>
        </w:rPr>
        <w:pPrChange w:id="679" w:author="Anjali" w:date="2016-09-14T22:58:00Z">
          <w:pPr/>
        </w:pPrChange>
      </w:pPr>
      <w:ins w:id="680" w:author="Anjali" w:date="2016-09-14T22:57:00Z">
        <w:r w:rsidRPr="004E6A41">
          <w:rPr>
            <w:noProof/>
            <w:lang w:bidi="mr-IN"/>
          </w:rPr>
          <w:drawing>
            <wp:anchor distT="0" distB="0" distL="114300" distR="114300" simplePos="0" relativeHeight="251669504" behindDoc="1" locked="0" layoutInCell="1" allowOverlap="1" wp14:anchorId="3AE995C8" wp14:editId="36B20688">
              <wp:simplePos x="0" y="0"/>
              <wp:positionH relativeFrom="column">
                <wp:posOffset>425763</wp:posOffset>
              </wp:positionH>
              <wp:positionV relativeFrom="paragraph">
                <wp:posOffset>3432810</wp:posOffset>
              </wp:positionV>
              <wp:extent cx="2552700" cy="3683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JPG"/>
                      <pic:cNvPicPr/>
                    </pic:nvPicPr>
                    <pic:blipFill>
                      <a:blip r:embed="rId22">
                        <a:extLst>
                          <a:ext uri="{28A0092B-C50C-407E-A947-70E740481C1C}">
                            <a14:useLocalDpi xmlns:a14="http://schemas.microsoft.com/office/drawing/2010/main" val="0"/>
                          </a:ext>
                        </a:extLst>
                      </a:blip>
                      <a:stretch>
                        <a:fillRect/>
                      </a:stretch>
                    </pic:blipFill>
                    <pic:spPr>
                      <a:xfrm>
                        <a:off x="0" y="0"/>
                        <a:ext cx="2552700" cy="3683000"/>
                      </a:xfrm>
                      <a:prstGeom prst="rect">
                        <a:avLst/>
                      </a:prstGeom>
                    </pic:spPr>
                  </pic:pic>
                </a:graphicData>
              </a:graphic>
              <wp14:sizeRelH relativeFrom="margin">
                <wp14:pctWidth>0</wp14:pctWidth>
              </wp14:sizeRelH>
              <wp14:sizeRelV relativeFrom="margin">
                <wp14:pctHeight>0</wp14:pctHeight>
              </wp14:sizeRelV>
            </wp:anchor>
          </w:drawing>
        </w:r>
        <w:r w:rsidRPr="004E6A41">
          <w:rPr>
            <w:noProof/>
            <w:lang w:bidi="mr-IN"/>
          </w:rPr>
          <w:drawing>
            <wp:anchor distT="0" distB="0" distL="114300" distR="114300" simplePos="0" relativeHeight="251670528" behindDoc="1" locked="0" layoutInCell="1" allowOverlap="1" wp14:anchorId="30F9C693" wp14:editId="4D3191E8">
              <wp:simplePos x="0" y="0"/>
              <wp:positionH relativeFrom="margin">
                <wp:posOffset>2974018</wp:posOffset>
              </wp:positionH>
              <wp:positionV relativeFrom="paragraph">
                <wp:posOffset>3451860</wp:posOffset>
              </wp:positionV>
              <wp:extent cx="2343150" cy="3667760"/>
              <wp:effectExtent l="0" t="0" r="0" b="889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2.JPG"/>
                      <pic:cNvPicPr/>
                    </pic:nvPicPr>
                    <pic:blipFill>
                      <a:blip r:embed="rId23">
                        <a:extLst>
                          <a:ext uri="{28A0092B-C50C-407E-A947-70E740481C1C}">
                            <a14:useLocalDpi xmlns:a14="http://schemas.microsoft.com/office/drawing/2010/main" val="0"/>
                          </a:ext>
                        </a:extLst>
                      </a:blip>
                      <a:stretch>
                        <a:fillRect/>
                      </a:stretch>
                    </pic:blipFill>
                    <pic:spPr>
                      <a:xfrm>
                        <a:off x="0" y="0"/>
                        <a:ext cx="2343150" cy="3667760"/>
                      </a:xfrm>
                      <a:prstGeom prst="rect">
                        <a:avLst/>
                      </a:prstGeom>
                    </pic:spPr>
                  </pic:pic>
                </a:graphicData>
              </a:graphic>
              <wp14:sizeRelH relativeFrom="margin">
                <wp14:pctWidth>0</wp14:pctWidth>
              </wp14:sizeRelH>
              <wp14:sizeRelV relativeFrom="margin">
                <wp14:pctHeight>0</wp14:pctHeight>
              </wp14:sizeRelV>
            </wp:anchor>
          </w:drawing>
        </w:r>
      </w:ins>
      <w:ins w:id="681" w:author="Yash Ganthe" w:date="2016-09-15T06:52:00Z">
        <w:r>
          <w:rPr>
            <w:rFonts w:asciiTheme="majorHAnsi" w:hAnsiTheme="majorHAnsi"/>
            <w:noProof/>
            <w:sz w:val="32"/>
            <w:szCs w:val="32"/>
            <w:lang w:bidi="mr-IN"/>
            <w:rPrChange w:id="682" w:author="Unknown">
              <w:rPr>
                <w:noProof/>
                <w:lang w:bidi="mr-IN"/>
              </w:rPr>
            </w:rPrChange>
          </w:rPr>
          <w:drawing>
            <wp:inline distT="0" distB="0" distL="0" distR="0" wp14:anchorId="3E7C692E" wp14:editId="45DBCCFF">
              <wp:extent cx="4752975" cy="3400191"/>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24">
                        <a:extLst>
                          <a:ext uri="{28A0092B-C50C-407E-A947-70E740481C1C}">
                            <a14:useLocalDpi xmlns:a14="http://schemas.microsoft.com/office/drawing/2010/main" val="0"/>
                          </a:ext>
                        </a:extLst>
                      </a:blip>
                      <a:stretch>
                        <a:fillRect/>
                      </a:stretch>
                    </pic:blipFill>
                    <pic:spPr>
                      <a:xfrm>
                        <a:off x="0" y="0"/>
                        <a:ext cx="4752975" cy="3400191"/>
                      </a:xfrm>
                      <a:prstGeom prst="rect">
                        <a:avLst/>
                      </a:prstGeom>
                      <a:ln>
                        <a:noFill/>
                      </a:ln>
                      <a:effectLst/>
                    </pic:spPr>
                  </pic:pic>
                </a:graphicData>
              </a:graphic>
            </wp:inline>
          </w:drawing>
        </w:r>
      </w:ins>
    </w:p>
    <w:p w14:paraId="2479B50E" w14:textId="6EDEEDDF" w:rsidR="00852ECA" w:rsidRDefault="00852ECA">
      <w:pPr>
        <w:jc w:val="center"/>
        <w:rPr>
          <w:ins w:id="683" w:author="Yash Ganthe" w:date="2016-09-15T06:52:00Z"/>
        </w:rPr>
        <w:pPrChange w:id="684" w:author="Anjali" w:date="2016-09-14T22:58:00Z">
          <w:pPr/>
        </w:pPrChange>
      </w:pPr>
    </w:p>
    <w:p w14:paraId="18AAD03F" w14:textId="7D11B44C" w:rsidR="000E751F" w:rsidRDefault="004E6A41">
      <w:pPr>
        <w:rPr>
          <w:ins w:id="685" w:author="Yash Ganthe" w:date="2016-09-14T00:59:00Z"/>
        </w:rPr>
      </w:pPr>
      <w:ins w:id="686" w:author="Anjali" w:date="2016-09-14T22:57:00Z">
        <w:del w:id="687" w:author="Yash Ganthe" w:date="2016-09-15T06:52:00Z">
          <w:r w:rsidDel="00852ECA">
            <w:rPr>
              <w:rFonts w:asciiTheme="majorHAnsi" w:hAnsiTheme="majorHAnsi"/>
              <w:noProof/>
              <w:sz w:val="32"/>
              <w:szCs w:val="32"/>
              <w:lang w:bidi="mr-IN"/>
              <w:rPrChange w:id="688" w:author="Unknown">
                <w:rPr>
                  <w:noProof/>
                  <w:lang w:bidi="mr-IN"/>
                </w:rPr>
              </w:rPrChange>
            </w:rPr>
            <w:drawing>
              <wp:anchor distT="0" distB="0" distL="114300" distR="114300" simplePos="0" relativeHeight="251673600" behindDoc="0" locked="0" layoutInCell="1" allowOverlap="1" wp14:anchorId="02A31103" wp14:editId="7F550E47">
                <wp:simplePos x="0" y="0"/>
                <wp:positionH relativeFrom="column">
                  <wp:posOffset>3889612</wp:posOffset>
                </wp:positionH>
                <wp:positionV relativeFrom="paragraph">
                  <wp:align>top</wp:align>
                </wp:positionV>
                <wp:extent cx="4752975" cy="3400191"/>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24">
                          <a:extLst>
                            <a:ext uri="{28A0092B-C50C-407E-A947-70E740481C1C}">
                              <a14:useLocalDpi xmlns:a14="http://schemas.microsoft.com/office/drawing/2010/main" val="0"/>
                            </a:ext>
                          </a:extLst>
                        </a:blip>
                        <a:stretch>
                          <a:fillRect/>
                        </a:stretch>
                      </pic:blipFill>
                      <pic:spPr>
                        <a:xfrm>
                          <a:off x="0" y="0"/>
                          <a:ext cx="4752975" cy="3400191"/>
                        </a:xfrm>
                        <a:prstGeom prst="rect">
                          <a:avLst/>
                        </a:prstGeom>
                        <a:ln>
                          <a:noFill/>
                        </a:ln>
                        <a:effectLst/>
                      </pic:spPr>
                    </pic:pic>
                  </a:graphicData>
                </a:graphic>
              </wp:anchor>
            </w:drawing>
          </w:r>
        </w:del>
      </w:ins>
      <w:ins w:id="689" w:author="Yash Ganthe" w:date="2016-09-15T06:52:00Z">
        <w:r w:rsidR="00852ECA">
          <w:br w:type="textWrapping" w:clear="all"/>
        </w:r>
      </w:ins>
    </w:p>
    <w:p w14:paraId="6C03CF7C" w14:textId="00EA8F6C" w:rsidR="000E751F" w:rsidRPr="00BD246D" w:rsidRDefault="000E751F">
      <w:pPr>
        <w:jc w:val="both"/>
        <w:rPr>
          <w:ins w:id="690" w:author="Yash Ganthe" w:date="2016-09-14T00:50:00Z"/>
        </w:rPr>
        <w:pPrChange w:id="691" w:author="Anjali" w:date="2016-09-14T22:44:00Z">
          <w:pPr/>
        </w:pPrChange>
      </w:pPr>
    </w:p>
    <w:p w14:paraId="693BB6A4" w14:textId="13789729" w:rsidR="006A3172" w:rsidRDefault="006A3172">
      <w:pPr>
        <w:jc w:val="both"/>
        <w:rPr>
          <w:ins w:id="692" w:author="Anjali" w:date="2016-09-14T22:55:00Z"/>
        </w:rPr>
        <w:pPrChange w:id="693" w:author="Anjali" w:date="2016-09-14T22:44:00Z">
          <w:pPr/>
        </w:pPrChange>
      </w:pPr>
      <w:commentRangeStart w:id="694"/>
      <w:ins w:id="695" w:author="Yash Ganthe" w:date="2016-09-14T00:50:00Z">
        <w:del w:id="696" w:author="Anjali" w:date="2016-09-14T22:55:00Z">
          <w:r w:rsidDel="004E6A41">
            <w:rPr>
              <w:noProof/>
              <w:lang w:bidi="mr-IN"/>
            </w:rPr>
            <w:drawing>
              <wp:inline distT="0" distB="0" distL="0" distR="0" wp14:anchorId="4C11F698" wp14:editId="51289DAF">
                <wp:extent cx="1699705" cy="275434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7946" cy="2800106"/>
                        </a:xfrm>
                        <a:prstGeom prst="rect">
                          <a:avLst/>
                        </a:prstGeom>
                        <a:noFill/>
                        <a:ln>
                          <a:noFill/>
                        </a:ln>
                      </pic:spPr>
                    </pic:pic>
                  </a:graphicData>
                </a:graphic>
              </wp:inline>
            </w:drawing>
          </w:r>
        </w:del>
      </w:ins>
      <w:commentRangeEnd w:id="694"/>
      <w:ins w:id="697" w:author="Yash Ganthe" w:date="2016-09-14T01:00:00Z">
        <w:r w:rsidR="000E751F">
          <w:rPr>
            <w:rStyle w:val="CommentReference"/>
          </w:rPr>
          <w:commentReference w:id="694"/>
        </w:r>
      </w:ins>
      <w:ins w:id="698" w:author="Yash Ganthe" w:date="2016-09-14T00:50:00Z">
        <w:del w:id="699" w:author="Anjali" w:date="2016-09-14T22:55:00Z">
          <w:r w:rsidDel="004E6A41">
            <w:rPr>
              <w:noProof/>
              <w:lang w:bidi="mr-IN"/>
            </w:rPr>
            <w:drawing>
              <wp:inline distT="0" distB="0" distL="0" distR="0" wp14:anchorId="4B02CD10" wp14:editId="1B2C745B">
                <wp:extent cx="1719333" cy="275507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065" cy="2823549"/>
                        </a:xfrm>
                        <a:prstGeom prst="rect">
                          <a:avLst/>
                        </a:prstGeom>
                        <a:noFill/>
                        <a:ln>
                          <a:noFill/>
                        </a:ln>
                      </pic:spPr>
                    </pic:pic>
                  </a:graphicData>
                </a:graphic>
              </wp:inline>
            </w:drawing>
          </w:r>
          <w:r w:rsidDel="004E6A41">
            <w:rPr>
              <w:noProof/>
              <w:lang w:bidi="mr-IN"/>
            </w:rPr>
            <w:drawing>
              <wp:inline distT="0" distB="0" distL="0" distR="0" wp14:anchorId="1FBA8C22" wp14:editId="144BBA0B">
                <wp:extent cx="1743566" cy="276673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3927" cy="2814913"/>
                        </a:xfrm>
                        <a:prstGeom prst="rect">
                          <a:avLst/>
                        </a:prstGeom>
                        <a:noFill/>
                        <a:ln>
                          <a:noFill/>
                        </a:ln>
                      </pic:spPr>
                    </pic:pic>
                  </a:graphicData>
                </a:graphic>
              </wp:inline>
            </w:drawing>
          </w:r>
        </w:del>
      </w:ins>
    </w:p>
    <w:p w14:paraId="382CE9AD" w14:textId="3A840804" w:rsidR="004E6A41" w:rsidRDefault="004E6A41">
      <w:pPr>
        <w:jc w:val="both"/>
        <w:rPr>
          <w:ins w:id="700" w:author="Anjali" w:date="2016-09-14T22:55:00Z"/>
        </w:rPr>
        <w:pPrChange w:id="701" w:author="Anjali" w:date="2016-09-14T22:44:00Z">
          <w:pPr/>
        </w:pPrChange>
      </w:pPr>
    </w:p>
    <w:p w14:paraId="7897D818" w14:textId="77777777" w:rsidR="004E6A41" w:rsidRDefault="004E6A41">
      <w:pPr>
        <w:jc w:val="both"/>
        <w:rPr>
          <w:ins w:id="702" w:author="Anjali" w:date="2016-09-14T22:55:00Z"/>
        </w:rPr>
        <w:pPrChange w:id="703" w:author="Anjali" w:date="2016-09-14T22:44:00Z">
          <w:pPr/>
        </w:pPrChange>
      </w:pPr>
    </w:p>
    <w:p w14:paraId="744A0AA0" w14:textId="7CFED1F6" w:rsidR="004E6A41" w:rsidRDefault="004E6A41">
      <w:pPr>
        <w:jc w:val="both"/>
        <w:rPr>
          <w:ins w:id="704" w:author="Anjali" w:date="2016-09-14T22:55:00Z"/>
        </w:rPr>
        <w:pPrChange w:id="705" w:author="Anjali" w:date="2016-09-14T22:44:00Z">
          <w:pPr/>
        </w:pPrChange>
      </w:pPr>
    </w:p>
    <w:p w14:paraId="57868A58" w14:textId="3F979B76" w:rsidR="004E6A41" w:rsidRDefault="004E6A41">
      <w:pPr>
        <w:jc w:val="both"/>
        <w:rPr>
          <w:ins w:id="706" w:author="Anjali" w:date="2016-09-14T22:55:00Z"/>
        </w:rPr>
        <w:pPrChange w:id="707" w:author="Anjali" w:date="2016-09-14T22:44:00Z">
          <w:pPr/>
        </w:pPrChange>
      </w:pPr>
    </w:p>
    <w:p w14:paraId="5F76334D" w14:textId="77777777" w:rsidR="004E6A41" w:rsidRPr="003F2C1E" w:rsidRDefault="004E6A41">
      <w:pPr>
        <w:jc w:val="both"/>
        <w:rPr>
          <w:ins w:id="708" w:author="Yash Ganthe" w:date="2016-09-14T00:50:00Z"/>
        </w:rPr>
        <w:pPrChange w:id="709" w:author="Anjali" w:date="2016-09-14T22:44:00Z">
          <w:pPr/>
        </w:pPrChange>
      </w:pPr>
    </w:p>
    <w:p w14:paraId="32DA8F51" w14:textId="285B698E" w:rsidR="00FA0B56" w:rsidRDefault="00FA0B56">
      <w:pPr>
        <w:rPr>
          <w:ins w:id="710" w:author="Yash Ganthe" w:date="2016-09-15T06:35:00Z"/>
          <w:rFonts w:asciiTheme="majorHAnsi" w:eastAsiaTheme="majorEastAsia" w:hAnsiTheme="majorHAnsi" w:cstheme="majorBidi"/>
          <w:b/>
          <w:color w:val="2E74B5" w:themeColor="accent1" w:themeShade="BF"/>
          <w:sz w:val="36"/>
          <w:szCs w:val="32"/>
        </w:rPr>
      </w:pPr>
      <w:ins w:id="711" w:author="Yash Ganthe" w:date="2016-09-15T06:35:00Z">
        <w:r>
          <w:rPr>
            <w:b/>
            <w:sz w:val="36"/>
          </w:rPr>
          <w:br w:type="page"/>
        </w:r>
      </w:ins>
    </w:p>
    <w:p w14:paraId="0B7F1E22" w14:textId="77777777" w:rsidR="006A3172" w:rsidRPr="00C63AAF" w:rsidDel="004E6A41" w:rsidRDefault="006A3172">
      <w:pPr>
        <w:jc w:val="both"/>
        <w:rPr>
          <w:del w:id="712" w:author="Anjali" w:date="2016-09-14T22:56:00Z"/>
          <w:b/>
          <w:sz w:val="36"/>
          <w:rPrChange w:id="713" w:author="Anjali" w:date="2016-09-14T23:03:00Z">
            <w:rPr>
              <w:del w:id="714" w:author="Anjali" w:date="2016-09-14T22:56:00Z"/>
              <w:shd w:val="clear" w:color="auto" w:fill="FFFFFF"/>
            </w:rPr>
          </w:rPrChange>
        </w:rPr>
        <w:pPrChange w:id="715" w:author="Anjali" w:date="2016-09-14T22:44:00Z">
          <w:pPr>
            <w:spacing w:after="0"/>
            <w:jc w:val="both"/>
          </w:pPr>
        </w:pPrChange>
      </w:pPr>
    </w:p>
    <w:p w14:paraId="05B8D2D2" w14:textId="77777777" w:rsidR="006A3172" w:rsidRDefault="006A3172">
      <w:pPr>
        <w:pStyle w:val="Heading1"/>
        <w:rPr>
          <w:ins w:id="716" w:author="Yash Ganthe" w:date="2016-09-15T07:02:00Z"/>
          <w:shd w:val="clear" w:color="auto" w:fill="FFFFFF"/>
        </w:rPr>
        <w:pPrChange w:id="717" w:author="Yash Ganthe" w:date="2016-09-15T06:54:00Z">
          <w:pPr>
            <w:spacing w:after="0"/>
            <w:jc w:val="both"/>
          </w:pPr>
        </w:pPrChange>
      </w:pPr>
      <w:bookmarkStart w:id="718" w:name="_Toc461891435"/>
      <w:ins w:id="719" w:author="Yash Ganthe" w:date="2016-09-14T00:58:00Z">
        <w:r w:rsidRPr="00C63AAF">
          <w:rPr>
            <w:shd w:val="clear" w:color="auto" w:fill="FFFFFF"/>
            <w:rPrChange w:id="720" w:author="Anjali" w:date="2016-09-14T23:03:00Z">
              <w:rPr>
                <w:sz w:val="22"/>
                <w:shd w:val="clear" w:color="auto" w:fill="FFFFFF"/>
              </w:rPr>
            </w:rPrChange>
          </w:rPr>
          <w:t>Financials</w:t>
        </w:r>
      </w:ins>
      <w:bookmarkEnd w:id="718"/>
    </w:p>
    <w:p w14:paraId="34026E06" w14:textId="485731FC" w:rsidR="00AB151E" w:rsidRDefault="00AB151E" w:rsidP="00AB151E">
      <w:pPr>
        <w:pStyle w:val="ListParagraph"/>
        <w:numPr>
          <w:ilvl w:val="0"/>
          <w:numId w:val="7"/>
        </w:numPr>
        <w:spacing w:after="320" w:line="300" w:lineRule="auto"/>
        <w:rPr>
          <w:ins w:id="721" w:author="Yash Ganthe" w:date="2016-09-15T07:03:00Z"/>
        </w:rPr>
      </w:pPr>
      <w:ins w:id="722" w:author="Yash Ganthe" w:date="2016-09-15T07:03:00Z">
        <w:r>
          <w:t>The subscription to the TARA service is based on an annual fee which depends on the approximate number of routes.</w:t>
        </w:r>
      </w:ins>
    </w:p>
    <w:p w14:paraId="5C43B4E5" w14:textId="77777777" w:rsidR="00AB151E" w:rsidRDefault="00AB151E" w:rsidP="00AB151E">
      <w:pPr>
        <w:pStyle w:val="ListParagraph"/>
        <w:numPr>
          <w:ilvl w:val="0"/>
          <w:numId w:val="7"/>
        </w:numPr>
        <w:spacing w:after="320" w:line="300" w:lineRule="auto"/>
        <w:rPr>
          <w:ins w:id="723" w:author="Yash Ganthe" w:date="2016-09-15T07:04:00Z"/>
        </w:rPr>
      </w:pPr>
      <w:ins w:id="724" w:author="Yash Ganthe" w:date="2016-09-15T07:03:00Z">
        <w:r>
          <w:t xml:space="preserve">An agency operating 250 routes will be charged a maximum fee of </w:t>
        </w:r>
        <w:r w:rsidRPr="00197045">
          <w:rPr>
            <w:b/>
          </w:rPr>
          <w:t>Rs. 5 Lakhs for the first year</w:t>
        </w:r>
        <w:r>
          <w:t>.</w:t>
        </w:r>
      </w:ins>
    </w:p>
    <w:p w14:paraId="2C7F916E" w14:textId="77777777" w:rsidR="00AB151E" w:rsidRDefault="00AB151E" w:rsidP="00AB151E">
      <w:pPr>
        <w:pStyle w:val="ListParagraph"/>
        <w:numPr>
          <w:ilvl w:val="0"/>
          <w:numId w:val="7"/>
        </w:numPr>
        <w:spacing w:after="320" w:line="300" w:lineRule="auto"/>
        <w:rPr>
          <w:ins w:id="725" w:author="Yash Ganthe" w:date="2016-09-15T07:03:00Z"/>
        </w:rPr>
      </w:pPr>
      <w:ins w:id="726" w:author="Yash Ganthe" w:date="2016-09-15T07:03:00Z">
        <w:r>
          <w:t>The subscription includes the following:</w:t>
        </w:r>
      </w:ins>
    </w:p>
    <w:p w14:paraId="34FAF371" w14:textId="77777777" w:rsidR="00AB151E" w:rsidRDefault="00AB151E">
      <w:pPr>
        <w:pStyle w:val="ListParagraph"/>
        <w:numPr>
          <w:ilvl w:val="1"/>
          <w:numId w:val="7"/>
        </w:numPr>
        <w:spacing w:after="320" w:line="300" w:lineRule="auto"/>
        <w:rPr>
          <w:ins w:id="727" w:author="Yash Ganthe" w:date="2016-09-15T07:03:00Z"/>
        </w:rPr>
        <w:pPrChange w:id="728" w:author="Yash Ganthe" w:date="2016-09-15T07:05:00Z">
          <w:pPr>
            <w:pStyle w:val="ListParagraph"/>
            <w:numPr>
              <w:numId w:val="6"/>
            </w:numPr>
            <w:spacing w:after="320" w:line="300" w:lineRule="auto"/>
            <w:ind w:hanging="360"/>
          </w:pPr>
        </w:pPrChange>
      </w:pPr>
      <w:ins w:id="729" w:author="Yash Ganthe" w:date="2016-09-15T07:03:00Z">
        <w:r>
          <w:t>Managing communication with Google for on-boarding the data</w:t>
        </w:r>
      </w:ins>
    </w:p>
    <w:p w14:paraId="1A59FEA9" w14:textId="45BD0B1D" w:rsidR="00AB151E" w:rsidRDefault="00AB151E">
      <w:pPr>
        <w:pStyle w:val="ListParagraph"/>
        <w:numPr>
          <w:ilvl w:val="1"/>
          <w:numId w:val="7"/>
        </w:numPr>
        <w:spacing w:after="320" w:line="300" w:lineRule="auto"/>
        <w:rPr>
          <w:ins w:id="730" w:author="Yash Ganthe" w:date="2016-09-15T07:03:00Z"/>
        </w:rPr>
        <w:pPrChange w:id="731" w:author="Yash Ganthe" w:date="2016-09-15T07:05:00Z">
          <w:pPr>
            <w:pStyle w:val="ListParagraph"/>
            <w:numPr>
              <w:numId w:val="6"/>
            </w:numPr>
            <w:spacing w:after="320" w:line="300" w:lineRule="auto"/>
            <w:ind w:hanging="360"/>
          </w:pPr>
        </w:pPrChange>
      </w:pPr>
      <w:ins w:id="732" w:author="Yash Ganthe" w:date="2016-09-15T07:03:00Z">
        <w:r>
          <w:t>Training the staff of the agency</w:t>
        </w:r>
      </w:ins>
    </w:p>
    <w:p w14:paraId="098B4D40" w14:textId="77777777" w:rsidR="00AB151E" w:rsidRDefault="00AB151E">
      <w:pPr>
        <w:pStyle w:val="ListParagraph"/>
        <w:numPr>
          <w:ilvl w:val="1"/>
          <w:numId w:val="7"/>
        </w:numPr>
        <w:spacing w:after="320" w:line="300" w:lineRule="auto"/>
        <w:rPr>
          <w:ins w:id="733" w:author="Yash Ganthe" w:date="2016-09-15T07:03:00Z"/>
        </w:rPr>
        <w:pPrChange w:id="734" w:author="Yash Ganthe" w:date="2016-09-15T07:05:00Z">
          <w:pPr>
            <w:pStyle w:val="ListParagraph"/>
            <w:numPr>
              <w:numId w:val="6"/>
            </w:numPr>
            <w:spacing w:after="320" w:line="300" w:lineRule="auto"/>
            <w:ind w:hanging="360"/>
          </w:pPr>
        </w:pPrChange>
      </w:pPr>
      <w:ins w:id="735" w:author="Yash Ganthe" w:date="2016-09-15T07:03:00Z">
        <w:r>
          <w:t>Automated data entry from existing digital sources held by the agency</w:t>
        </w:r>
      </w:ins>
    </w:p>
    <w:p w14:paraId="401F380A" w14:textId="77777777" w:rsidR="00AB151E" w:rsidRDefault="00AB151E">
      <w:pPr>
        <w:pStyle w:val="ListParagraph"/>
        <w:numPr>
          <w:ilvl w:val="1"/>
          <w:numId w:val="7"/>
        </w:numPr>
        <w:spacing w:after="320" w:line="300" w:lineRule="auto"/>
        <w:rPr>
          <w:ins w:id="736" w:author="Yash Ganthe" w:date="2016-09-15T07:03:00Z"/>
        </w:rPr>
        <w:pPrChange w:id="737" w:author="Yash Ganthe" w:date="2016-09-15T07:05:00Z">
          <w:pPr>
            <w:pStyle w:val="ListParagraph"/>
            <w:numPr>
              <w:numId w:val="6"/>
            </w:numPr>
            <w:spacing w:after="320" w:line="300" w:lineRule="auto"/>
            <w:ind w:hanging="360"/>
          </w:pPr>
        </w:pPrChange>
      </w:pPr>
      <w:ins w:id="738" w:author="Yash Ganthe" w:date="2016-09-15T07:03:00Z">
        <w:r>
          <w:t>Dedicated Relationship Manager to resolve queries of the agency</w:t>
        </w:r>
      </w:ins>
    </w:p>
    <w:p w14:paraId="0B7FFE9B" w14:textId="77777777" w:rsidR="00AB151E" w:rsidRDefault="00AB151E" w:rsidP="00AB151E">
      <w:pPr>
        <w:pStyle w:val="ListParagraph"/>
        <w:numPr>
          <w:ilvl w:val="0"/>
          <w:numId w:val="7"/>
        </w:numPr>
        <w:spacing w:after="320" w:line="300" w:lineRule="auto"/>
        <w:rPr>
          <w:ins w:id="739" w:author="Yash Ganthe" w:date="2016-09-15T07:03:00Z"/>
        </w:rPr>
      </w:pPr>
      <w:ins w:id="740" w:author="Yash Ganthe" w:date="2016-09-15T07:03:00Z">
        <w:r>
          <w:t>The annual fee for subsequent years would be half the fee of the first year provided there is no significant increase in the number of routes.</w:t>
        </w:r>
      </w:ins>
    </w:p>
    <w:p w14:paraId="3A1564CB" w14:textId="77777777" w:rsidR="006141EE" w:rsidRDefault="006141EE">
      <w:pPr>
        <w:rPr>
          <w:ins w:id="741" w:author="Yash Ganthe" w:date="2016-09-15T14:06:00Z"/>
          <w:rFonts w:asciiTheme="majorHAnsi" w:eastAsiaTheme="majorEastAsia" w:hAnsiTheme="majorHAnsi" w:cstheme="majorBidi"/>
          <w:color w:val="2E74B5" w:themeColor="accent1" w:themeShade="BF"/>
          <w:sz w:val="32"/>
          <w:szCs w:val="32"/>
          <w:shd w:val="clear" w:color="auto" w:fill="FFFFFF"/>
        </w:rPr>
      </w:pPr>
      <w:ins w:id="742" w:author="Yash Ganthe" w:date="2016-09-15T14:06:00Z">
        <w:r>
          <w:rPr>
            <w:shd w:val="clear" w:color="auto" w:fill="FFFFFF"/>
          </w:rPr>
          <w:br w:type="page"/>
        </w:r>
      </w:ins>
    </w:p>
    <w:p w14:paraId="1E7C8534" w14:textId="1A40915D" w:rsidR="000578FA" w:rsidRDefault="006A3172">
      <w:pPr>
        <w:pStyle w:val="Heading1"/>
        <w:jc w:val="both"/>
        <w:rPr>
          <w:ins w:id="743" w:author="Yash Ganthe" w:date="2016-09-14T01:09:00Z"/>
          <w:shd w:val="clear" w:color="auto" w:fill="FFFFFF"/>
        </w:rPr>
        <w:pPrChange w:id="744" w:author="Anjali" w:date="2016-09-14T22:44:00Z">
          <w:pPr>
            <w:spacing w:after="0"/>
            <w:jc w:val="both"/>
          </w:pPr>
        </w:pPrChange>
      </w:pPr>
      <w:bookmarkStart w:id="745" w:name="_Toc461891436"/>
      <w:ins w:id="746" w:author="Yash Ganthe" w:date="2016-09-14T00:53:00Z">
        <w:r>
          <w:rPr>
            <w:shd w:val="clear" w:color="auto" w:fill="FFFFFF"/>
          </w:rPr>
          <w:lastRenderedPageBreak/>
          <w:t>Engagement with GTDC</w:t>
        </w:r>
      </w:ins>
      <w:bookmarkEnd w:id="745"/>
    </w:p>
    <w:p w14:paraId="2A0ED73C" w14:textId="4BA78AF5" w:rsidR="00345C94" w:rsidRPr="00C63AAF" w:rsidRDefault="00345C94" w:rsidP="003628A4">
      <w:pPr>
        <w:rPr>
          <w:ins w:id="747" w:author="Yash Ganthe" w:date="2016-09-14T01:10:00Z"/>
          <w:rPrChange w:id="748" w:author="Anjali" w:date="2016-09-14T23:03:00Z">
            <w:rPr>
              <w:ins w:id="749" w:author="Yash Ganthe" w:date="2016-09-14T01:10:00Z"/>
            </w:rPr>
          </w:rPrChange>
        </w:rPr>
        <w:pPrChange w:id="750" w:author="Yash Ganthe" w:date="2016-09-17T16:00:00Z">
          <w:pPr>
            <w:spacing w:after="0"/>
            <w:jc w:val="both"/>
          </w:pPr>
        </w:pPrChange>
      </w:pPr>
      <w:ins w:id="751" w:author="Yash Ganthe" w:date="2016-09-14T01:10:00Z">
        <w:r w:rsidRPr="00C63AAF">
          <w:rPr>
            <w:rPrChange w:id="752" w:author="Anjali" w:date="2016-09-14T23:03:00Z">
              <w:rPr/>
            </w:rPrChange>
          </w:rPr>
          <w:t xml:space="preserve">Data entry by Kadamba </w:t>
        </w:r>
      </w:ins>
      <w:ins w:id="753" w:author="Anjali" w:date="2016-09-14T23:03:00Z">
        <w:r w:rsidR="00C63AAF">
          <w:t xml:space="preserve">Transport Corporation </w:t>
        </w:r>
      </w:ins>
      <w:ins w:id="754" w:author="Yash Ganthe" w:date="2016-09-14T01:10:00Z">
        <w:r w:rsidRPr="00C63AAF">
          <w:rPr>
            <w:rPrChange w:id="755" w:author="Anjali" w:date="2016-09-14T23:03:00Z">
              <w:rPr/>
            </w:rPrChange>
          </w:rPr>
          <w:t xml:space="preserve">is in progress. The routes and stops used by Kadamba are </w:t>
        </w:r>
      </w:ins>
      <w:ins w:id="756" w:author="Anjali" w:date="2016-09-14T23:04:00Z">
        <w:r w:rsidR="00C63AAF">
          <w:t xml:space="preserve">similar to </w:t>
        </w:r>
      </w:ins>
      <w:ins w:id="757" w:author="Yash Ganthe" w:date="2016-09-14T01:10:00Z">
        <w:del w:id="758" w:author="Anjali" w:date="2016-09-14T23:04:00Z">
          <w:r w:rsidRPr="00C63AAF" w:rsidDel="00C63AAF">
            <w:rPr>
              <w:rPrChange w:id="759" w:author="Anjali" w:date="2016-09-14T23:03:00Z">
                <w:rPr/>
              </w:rPrChange>
            </w:rPr>
            <w:delText xml:space="preserve">the same as </w:delText>
          </w:r>
        </w:del>
        <w:r w:rsidRPr="00C63AAF">
          <w:rPr>
            <w:rPrChange w:id="760" w:author="Anjali" w:date="2016-09-14T23:03:00Z">
              <w:rPr/>
            </w:rPrChange>
          </w:rPr>
          <w:t xml:space="preserve">that used by private operators. </w:t>
        </w:r>
      </w:ins>
      <w:ins w:id="761" w:author="Anjali" w:date="2016-09-14T23:04:00Z">
        <w:r w:rsidR="00C63AAF">
          <w:t xml:space="preserve">But there are some routes which are not serviced by KTCL and are serviced by private operators too. </w:t>
        </w:r>
      </w:ins>
      <w:ins w:id="762" w:author="Yash Ganthe" w:date="2016-09-14T01:10:00Z">
        <w:del w:id="763" w:author="Anjali" w:date="2016-09-14T23:05:00Z">
          <w:r w:rsidRPr="00C63AAF" w:rsidDel="00C63AAF">
            <w:rPr>
              <w:rPrChange w:id="764" w:author="Anjali" w:date="2016-09-14T23:03:00Z">
                <w:rPr/>
              </w:rPrChange>
            </w:rPr>
            <w:delText xml:space="preserve">Hence it </w:delText>
          </w:r>
        </w:del>
      </w:ins>
      <w:ins w:id="765" w:author="Anjali" w:date="2016-09-14T23:05:00Z">
        <w:r w:rsidR="00C63AAF">
          <w:t xml:space="preserve">It will </w:t>
        </w:r>
      </w:ins>
      <w:ins w:id="766" w:author="Yash Ganthe" w:date="2016-09-14T01:10:00Z">
        <w:del w:id="767" w:author="Anjali" w:date="2016-09-14T23:05:00Z">
          <w:r w:rsidRPr="00C63AAF" w:rsidDel="00C63AAF">
            <w:rPr>
              <w:rPrChange w:id="768" w:author="Anjali" w:date="2016-09-14T23:03:00Z">
                <w:rPr/>
              </w:rPrChange>
            </w:rPr>
            <w:delText xml:space="preserve">should </w:delText>
          </w:r>
        </w:del>
        <w:r w:rsidRPr="00C63AAF">
          <w:rPr>
            <w:rPrChange w:id="769" w:author="Anjali" w:date="2016-09-14T23:03:00Z">
              <w:rPr/>
            </w:rPrChange>
          </w:rPr>
          <w:t xml:space="preserve">be possible for us to reuse the data that </w:t>
        </w:r>
      </w:ins>
      <w:ins w:id="770" w:author="Anjali" w:date="2016-09-14T23:05:00Z">
        <w:r w:rsidR="00C63AAF">
          <w:t>is currently available with us with a lot of new addition.</w:t>
        </w:r>
      </w:ins>
      <w:ins w:id="771" w:author="Yash Ganthe" w:date="2016-09-14T01:10:00Z">
        <w:del w:id="772" w:author="Anjali" w:date="2016-09-14T23:05:00Z">
          <w:r w:rsidRPr="00C63AAF" w:rsidDel="00C63AAF">
            <w:rPr>
              <w:rPrChange w:id="773" w:author="Anjali" w:date="2016-09-14T23:03:00Z">
                <w:rPr/>
              </w:rPrChange>
            </w:rPr>
            <w:delText>have been entered so far.</w:delText>
          </w:r>
        </w:del>
      </w:ins>
    </w:p>
    <w:p w14:paraId="1663ED3E" w14:textId="77777777" w:rsidR="00345C94" w:rsidRPr="00C63AAF" w:rsidRDefault="00345C94" w:rsidP="003628A4">
      <w:pPr>
        <w:rPr>
          <w:ins w:id="774" w:author="Yash Ganthe" w:date="2016-09-14T01:12:00Z"/>
          <w:rPrChange w:id="775" w:author="Anjali" w:date="2016-09-14T23:03:00Z">
            <w:rPr>
              <w:ins w:id="776" w:author="Yash Ganthe" w:date="2016-09-14T01:12:00Z"/>
            </w:rPr>
          </w:rPrChange>
        </w:rPr>
        <w:pPrChange w:id="777" w:author="Yash Ganthe" w:date="2016-09-17T16:00:00Z">
          <w:pPr>
            <w:spacing w:after="0"/>
            <w:jc w:val="both"/>
          </w:pPr>
        </w:pPrChange>
      </w:pPr>
      <w:ins w:id="778" w:author="Yash Ganthe" w:date="2016-09-14T01:12:00Z">
        <w:r w:rsidRPr="00C63AAF">
          <w:rPr>
            <w:rPrChange w:id="779" w:author="Anjali" w:date="2016-09-14T23:03:00Z">
              <w:rPr/>
            </w:rPrChange>
          </w:rPr>
          <w:t>In Phase 1, GTDC will upload only the timetables of routes that are shared by Kadamba and Private operators.</w:t>
        </w:r>
      </w:ins>
    </w:p>
    <w:p w14:paraId="12913234" w14:textId="77777777" w:rsidR="00345C94" w:rsidRPr="00C63AAF" w:rsidRDefault="00345C94" w:rsidP="003628A4">
      <w:pPr>
        <w:rPr>
          <w:ins w:id="780" w:author="Yash Ganthe" w:date="2016-09-14T02:38:00Z"/>
          <w:rPrChange w:id="781" w:author="Anjali" w:date="2016-09-14T23:03:00Z">
            <w:rPr>
              <w:ins w:id="782" w:author="Yash Ganthe" w:date="2016-09-14T02:38:00Z"/>
            </w:rPr>
          </w:rPrChange>
        </w:rPr>
        <w:pPrChange w:id="783" w:author="Yash Ganthe" w:date="2016-09-17T16:00:00Z">
          <w:pPr>
            <w:spacing w:after="0"/>
            <w:jc w:val="both"/>
          </w:pPr>
        </w:pPrChange>
      </w:pPr>
      <w:ins w:id="784" w:author="Yash Ganthe" w:date="2016-09-14T01:12:00Z">
        <w:r w:rsidRPr="00C63AAF">
          <w:rPr>
            <w:rPrChange w:id="785" w:author="Anjali" w:date="2016-09-14T23:03:00Z">
              <w:rPr/>
            </w:rPrChange>
          </w:rPr>
          <w:t xml:space="preserve">In Phase 2, GTDC will upload </w:t>
        </w:r>
      </w:ins>
      <w:ins w:id="786" w:author="Yash Ganthe" w:date="2016-09-14T01:13:00Z">
        <w:r w:rsidRPr="00C63AAF">
          <w:rPr>
            <w:rPrChange w:id="787" w:author="Anjali" w:date="2016-09-14T23:03:00Z">
              <w:rPr/>
            </w:rPrChange>
          </w:rPr>
          <w:t>additional</w:t>
        </w:r>
      </w:ins>
      <w:ins w:id="788" w:author="Yash Ganthe" w:date="2016-09-14T01:12:00Z">
        <w:r w:rsidRPr="00C63AAF">
          <w:rPr>
            <w:rPrChange w:id="789" w:author="Anjali" w:date="2016-09-14T23:03:00Z">
              <w:rPr/>
            </w:rPrChange>
          </w:rPr>
          <w:t xml:space="preserve"> </w:t>
        </w:r>
      </w:ins>
      <w:ins w:id="790" w:author="Yash Ganthe" w:date="2016-09-14T01:13:00Z">
        <w:r w:rsidRPr="00C63AAF">
          <w:rPr>
            <w:rPrChange w:id="791" w:author="Anjali" w:date="2016-09-14T23:03:00Z">
              <w:rPr/>
            </w:rPrChange>
          </w:rPr>
          <w:t>routes and stops.</w:t>
        </w:r>
      </w:ins>
    </w:p>
    <w:p w14:paraId="673F9DB9" w14:textId="77777777" w:rsidR="00E61D61" w:rsidRPr="00C63AAF" w:rsidRDefault="00E61D61">
      <w:pPr>
        <w:pStyle w:val="Heading2"/>
        <w:jc w:val="both"/>
        <w:rPr>
          <w:ins w:id="792" w:author="Yash Ganthe" w:date="2016-09-14T02:43:00Z"/>
          <w:sz w:val="28"/>
          <w:rPrChange w:id="793" w:author="Anjali" w:date="2016-09-14T23:03:00Z">
            <w:rPr>
              <w:ins w:id="794" w:author="Yash Ganthe" w:date="2016-09-14T02:43:00Z"/>
            </w:rPr>
          </w:rPrChange>
        </w:rPr>
        <w:pPrChange w:id="795" w:author="Anjali" w:date="2016-09-14T22:44:00Z">
          <w:pPr>
            <w:spacing w:after="0"/>
            <w:jc w:val="both"/>
          </w:pPr>
        </w:pPrChange>
      </w:pPr>
      <w:bookmarkStart w:id="796" w:name="_Toc461891437"/>
      <w:ins w:id="797" w:author="Yash Ganthe" w:date="2016-09-14T02:39:00Z">
        <w:r w:rsidRPr="00C63AAF">
          <w:rPr>
            <w:sz w:val="28"/>
            <w:rPrChange w:id="798" w:author="Anjali" w:date="2016-09-14T23:03:00Z">
              <w:rPr>
                <w:sz w:val="22"/>
              </w:rPr>
            </w:rPrChange>
          </w:rPr>
          <w:t>Role of NewYug</w:t>
        </w:r>
      </w:ins>
      <w:bookmarkEnd w:id="796"/>
    </w:p>
    <w:p w14:paraId="0E92C230" w14:textId="6A909C8D" w:rsidR="00E61D61" w:rsidRDefault="007524CD" w:rsidP="003628A4">
      <w:pPr>
        <w:rPr>
          <w:ins w:id="799" w:author="Yash Ganthe" w:date="2016-09-17T15:51:00Z"/>
        </w:rPr>
        <w:pPrChange w:id="800" w:author="Yash Ganthe" w:date="2016-09-17T16:00:00Z">
          <w:pPr>
            <w:spacing w:after="0"/>
            <w:jc w:val="both"/>
          </w:pPr>
        </w:pPrChange>
      </w:pPr>
      <w:ins w:id="801" w:author="Yash Ganthe" w:date="2016-09-17T15:51:00Z">
        <w:r>
          <w:t>NewYug will execute the project end to end with the following activities included:</w:t>
        </w:r>
      </w:ins>
    </w:p>
    <w:p w14:paraId="17E5EBB7" w14:textId="57737F0C" w:rsidR="007524CD" w:rsidRDefault="007524CD" w:rsidP="007524CD">
      <w:pPr>
        <w:pStyle w:val="ListBullet"/>
        <w:rPr>
          <w:ins w:id="802" w:author="Yash Ganthe" w:date="2016-09-17T15:53:00Z"/>
        </w:rPr>
        <w:pPrChange w:id="803" w:author="Yash Ganthe" w:date="2016-09-17T15:54:00Z">
          <w:pPr>
            <w:spacing w:after="0"/>
            <w:jc w:val="both"/>
          </w:pPr>
        </w:pPrChange>
      </w:pPr>
      <w:ins w:id="804" w:author="Yash Ganthe" w:date="2016-09-17T15:53:00Z">
        <w:r>
          <w:t>Hosting of the TARA software for uploading the data.</w:t>
        </w:r>
      </w:ins>
    </w:p>
    <w:p w14:paraId="48D2BB98" w14:textId="4EACD678" w:rsidR="007524CD" w:rsidRDefault="007524CD" w:rsidP="007524CD">
      <w:pPr>
        <w:pStyle w:val="ListBullet"/>
        <w:rPr>
          <w:ins w:id="805" w:author="Yash Ganthe" w:date="2016-09-17T15:54:00Z"/>
        </w:rPr>
        <w:pPrChange w:id="806" w:author="Yash Ganthe" w:date="2016-09-17T15:54:00Z">
          <w:pPr>
            <w:spacing w:after="0"/>
            <w:jc w:val="both"/>
          </w:pPr>
        </w:pPrChange>
      </w:pPr>
      <w:ins w:id="807" w:author="Yash Ganthe" w:date="2016-09-17T15:54:00Z">
        <w:r>
          <w:t>Performing the data entry.</w:t>
        </w:r>
      </w:ins>
    </w:p>
    <w:p w14:paraId="04DDDE7B" w14:textId="1563FB2F" w:rsidR="007524CD" w:rsidRPr="00C63AAF" w:rsidRDefault="007524CD" w:rsidP="007524CD">
      <w:pPr>
        <w:pStyle w:val="ListBullet"/>
        <w:rPr>
          <w:ins w:id="808" w:author="Yash Ganthe" w:date="2016-09-14T02:38:00Z"/>
          <w:rPrChange w:id="809" w:author="Anjali" w:date="2016-09-14T23:03:00Z">
            <w:rPr>
              <w:ins w:id="810" w:author="Yash Ganthe" w:date="2016-09-14T02:38:00Z"/>
            </w:rPr>
          </w:rPrChange>
        </w:rPr>
        <w:pPrChange w:id="811" w:author="Yash Ganthe" w:date="2016-09-17T15:54:00Z">
          <w:pPr>
            <w:spacing w:after="0"/>
            <w:jc w:val="both"/>
          </w:pPr>
        </w:pPrChange>
      </w:pPr>
      <w:ins w:id="812" w:author="Yash Ganthe" w:date="2016-09-17T15:54:00Z">
        <w:r>
          <w:t>Communication with Google to make the data Live.</w:t>
        </w:r>
      </w:ins>
    </w:p>
    <w:p w14:paraId="2F306835" w14:textId="77777777" w:rsidR="00E61D61" w:rsidRPr="00C63AAF" w:rsidRDefault="00E61D61">
      <w:pPr>
        <w:pStyle w:val="Heading2"/>
        <w:jc w:val="both"/>
        <w:rPr>
          <w:ins w:id="813" w:author="Yash Ganthe" w:date="2016-09-14T02:44:00Z"/>
          <w:sz w:val="28"/>
          <w:rPrChange w:id="814" w:author="Anjali" w:date="2016-09-14T23:03:00Z">
            <w:rPr>
              <w:ins w:id="815" w:author="Yash Ganthe" w:date="2016-09-14T02:44:00Z"/>
            </w:rPr>
          </w:rPrChange>
        </w:rPr>
        <w:pPrChange w:id="816" w:author="Anjali" w:date="2016-09-14T22:44:00Z">
          <w:pPr>
            <w:spacing w:after="0"/>
            <w:jc w:val="both"/>
          </w:pPr>
        </w:pPrChange>
      </w:pPr>
      <w:bookmarkStart w:id="817" w:name="_Toc461891438"/>
      <w:ins w:id="818" w:author="Yash Ganthe" w:date="2016-09-14T02:39:00Z">
        <w:r w:rsidRPr="00C63AAF">
          <w:rPr>
            <w:sz w:val="28"/>
            <w:rPrChange w:id="819" w:author="Anjali" w:date="2016-09-14T23:03:00Z">
              <w:rPr>
                <w:sz w:val="22"/>
              </w:rPr>
            </w:rPrChange>
          </w:rPr>
          <w:t xml:space="preserve">Role of </w:t>
        </w:r>
      </w:ins>
      <w:ins w:id="820" w:author="Yash Ganthe" w:date="2016-09-14T02:38:00Z">
        <w:r w:rsidRPr="00C63AAF">
          <w:rPr>
            <w:sz w:val="28"/>
            <w:rPrChange w:id="821" w:author="Anjali" w:date="2016-09-14T23:03:00Z">
              <w:rPr>
                <w:sz w:val="22"/>
              </w:rPr>
            </w:rPrChange>
          </w:rPr>
          <w:t>GTDC</w:t>
        </w:r>
      </w:ins>
      <w:bookmarkEnd w:id="817"/>
    </w:p>
    <w:p w14:paraId="6F1A78A4" w14:textId="30A087BF" w:rsidR="00E61D61" w:rsidRDefault="00C63AAF" w:rsidP="003628A4">
      <w:pPr>
        <w:rPr>
          <w:ins w:id="822" w:author="Anjali" w:date="2016-09-14T23:06:00Z"/>
        </w:rPr>
        <w:pPrChange w:id="823" w:author="Yash Ganthe" w:date="2016-09-17T16:00:00Z">
          <w:pPr>
            <w:spacing w:after="0"/>
            <w:jc w:val="both"/>
          </w:pPr>
        </w:pPrChange>
      </w:pPr>
      <w:ins w:id="824" w:author="Anjali" w:date="2016-09-14T23:06:00Z">
        <w:del w:id="825" w:author="Yash Ganthe" w:date="2016-09-17T15:55:00Z">
          <w:r w:rsidDel="007524CD">
            <w:delText xml:space="preserve">shall have todetails of routes not serviced by KTCL to initiate the creation of Stops &amp; Routes. </w:delText>
          </w:r>
        </w:del>
        <w:r>
          <w:t xml:space="preserve">The GTDC will </w:t>
        </w:r>
        <w:del w:id="826" w:author="Yash Ganthe" w:date="2016-09-17T15:54:00Z">
          <w:r w:rsidDel="007524CD">
            <w:delText xml:space="preserve">then </w:delText>
          </w:r>
        </w:del>
        <w:r>
          <w:t xml:space="preserve">have to engage with the Directorate of Transport so as to get the Trip timetables of the private operators which will be then fed into the </w:t>
        </w:r>
        <w:del w:id="827" w:author="Yash Ganthe" w:date="2016-09-17T15:55:00Z">
          <w:r w:rsidDel="007524CD">
            <w:delText>database system</w:delText>
          </w:r>
        </w:del>
      </w:ins>
      <w:ins w:id="828" w:author="Yash Ganthe" w:date="2016-09-17T15:55:00Z">
        <w:r w:rsidR="007524CD">
          <w:t>TARA application</w:t>
        </w:r>
      </w:ins>
      <w:ins w:id="829" w:author="Anjali" w:date="2016-09-14T23:06:00Z">
        <w:r>
          <w:t>.</w:t>
        </w:r>
      </w:ins>
    </w:p>
    <w:p w14:paraId="6CB03FBD" w14:textId="0A1EC026" w:rsidR="00C63AAF" w:rsidRDefault="00AB151E">
      <w:pPr>
        <w:pStyle w:val="Heading2"/>
        <w:rPr>
          <w:ins w:id="830" w:author="Yash Ganthe" w:date="2016-09-15T07:07:00Z"/>
        </w:rPr>
        <w:pPrChange w:id="831" w:author="Yash Ganthe" w:date="2016-09-15T07:07:00Z">
          <w:pPr>
            <w:spacing w:after="0"/>
            <w:jc w:val="both"/>
          </w:pPr>
        </w:pPrChange>
      </w:pPr>
      <w:bookmarkStart w:id="832" w:name="_Toc461891439"/>
      <w:ins w:id="833" w:author="Yash Ganthe" w:date="2016-09-15T07:07:00Z">
        <w:r>
          <w:t>Financials</w:t>
        </w:r>
        <w:bookmarkEnd w:id="832"/>
      </w:ins>
    </w:p>
    <w:tbl>
      <w:tblPr>
        <w:tblStyle w:val="TableGrid"/>
        <w:tblW w:w="0" w:type="auto"/>
        <w:tblLook w:val="04A0" w:firstRow="1" w:lastRow="0" w:firstColumn="1" w:lastColumn="0" w:noHBand="0" w:noVBand="1"/>
      </w:tblPr>
      <w:tblGrid>
        <w:gridCol w:w="4675"/>
        <w:gridCol w:w="4675"/>
        <w:tblGridChange w:id="834">
          <w:tblGrid>
            <w:gridCol w:w="4675"/>
            <w:gridCol w:w="4675"/>
          </w:tblGrid>
        </w:tblGridChange>
      </w:tblGrid>
      <w:tr w:rsidR="00AB151E" w14:paraId="640D8F04" w14:textId="77777777" w:rsidTr="00AB151E">
        <w:trPr>
          <w:ins w:id="835" w:author="Yash Ganthe" w:date="2016-09-15T07:09:00Z"/>
        </w:trPr>
        <w:tc>
          <w:tcPr>
            <w:tcW w:w="4675" w:type="dxa"/>
          </w:tcPr>
          <w:p w14:paraId="6ABCF2BA" w14:textId="469A9AAD" w:rsidR="00AB151E" w:rsidRDefault="00AB151E">
            <w:pPr>
              <w:rPr>
                <w:ins w:id="836" w:author="Yash Ganthe" w:date="2016-09-15T07:09:00Z"/>
              </w:rPr>
            </w:pPr>
            <w:ins w:id="837" w:author="Yash Ganthe" w:date="2016-09-15T07:09:00Z">
              <w:r>
                <w:t>Estimated number of routes</w:t>
              </w:r>
            </w:ins>
          </w:p>
        </w:tc>
        <w:tc>
          <w:tcPr>
            <w:tcW w:w="4675" w:type="dxa"/>
          </w:tcPr>
          <w:p w14:paraId="6DB8C294" w14:textId="342CBC0F" w:rsidR="00AB151E" w:rsidRDefault="00AB151E" w:rsidP="00AB151E">
            <w:pPr>
              <w:rPr>
                <w:ins w:id="838" w:author="Yash Ganthe" w:date="2016-09-15T07:09:00Z"/>
              </w:rPr>
            </w:pPr>
            <w:ins w:id="839" w:author="Yash Ganthe" w:date="2016-09-15T07:09:00Z">
              <w:r>
                <w:t>500</w:t>
              </w:r>
            </w:ins>
          </w:p>
        </w:tc>
      </w:tr>
      <w:tr w:rsidR="00AB151E" w14:paraId="195BC3DB" w14:textId="77777777" w:rsidTr="00AB151E">
        <w:tblPrEx>
          <w:tblW w:w="0" w:type="auto"/>
          <w:tblPrExChange w:id="840" w:author="Yash Ganthe" w:date="2016-09-15T07:09:00Z">
            <w:tblPrEx>
              <w:tblW w:w="0" w:type="auto"/>
            </w:tblPrEx>
          </w:tblPrExChange>
        </w:tblPrEx>
        <w:trPr>
          <w:trHeight w:val="287"/>
          <w:ins w:id="841" w:author="Yash Ganthe" w:date="2016-09-15T07:09:00Z"/>
        </w:trPr>
        <w:tc>
          <w:tcPr>
            <w:tcW w:w="4675" w:type="dxa"/>
            <w:tcPrChange w:id="842" w:author="Yash Ganthe" w:date="2016-09-15T07:09:00Z">
              <w:tcPr>
                <w:tcW w:w="4675" w:type="dxa"/>
              </w:tcPr>
            </w:tcPrChange>
          </w:tcPr>
          <w:p w14:paraId="773471FA" w14:textId="0D5335C4" w:rsidR="00AB151E" w:rsidRDefault="00AB151E" w:rsidP="00AB151E">
            <w:pPr>
              <w:rPr>
                <w:ins w:id="843" w:author="Yash Ganthe" w:date="2016-09-15T07:09:00Z"/>
              </w:rPr>
            </w:pPr>
            <w:ins w:id="844" w:author="Yash Ganthe" w:date="2016-09-15T07:09:00Z">
              <w:r>
                <w:t>Annual subscription for 1</w:t>
              </w:r>
              <w:r w:rsidRPr="00AB151E">
                <w:rPr>
                  <w:vertAlign w:val="superscript"/>
                  <w:rPrChange w:id="845" w:author="Yash Ganthe" w:date="2016-09-15T07:10:00Z">
                    <w:rPr/>
                  </w:rPrChange>
                </w:rPr>
                <w:t>st</w:t>
              </w:r>
              <w:r>
                <w:t xml:space="preserve"> </w:t>
              </w:r>
            </w:ins>
            <w:ins w:id="846" w:author="Yash Ganthe" w:date="2016-09-15T07:10:00Z">
              <w:r>
                <w:t>year</w:t>
              </w:r>
            </w:ins>
            <w:ins w:id="847" w:author="Anjali" w:date="2016-09-15T10:23:00Z">
              <w:r w:rsidR="00402DC2">
                <w:t xml:space="preserve"> with data entry</w:t>
              </w:r>
            </w:ins>
          </w:p>
        </w:tc>
        <w:tc>
          <w:tcPr>
            <w:tcW w:w="4675" w:type="dxa"/>
            <w:tcPrChange w:id="848" w:author="Yash Ganthe" w:date="2016-09-15T07:09:00Z">
              <w:tcPr>
                <w:tcW w:w="4675" w:type="dxa"/>
              </w:tcPr>
            </w:tcPrChange>
          </w:tcPr>
          <w:p w14:paraId="42D93C68" w14:textId="77777777" w:rsidR="007524CD" w:rsidRDefault="007524CD" w:rsidP="007524CD">
            <w:pPr>
              <w:rPr>
                <w:ins w:id="849" w:author="Yash Ganthe" w:date="2016-09-17T15:56:00Z"/>
              </w:rPr>
              <w:pPrChange w:id="850" w:author="Yash Ganthe" w:date="2016-09-17T15:56:00Z">
                <w:pPr/>
              </w:pPrChange>
            </w:pPr>
            <w:ins w:id="851" w:author="Yash Ganthe" w:date="2016-09-15T07:10:00Z">
              <w:r>
                <w:t>Rs 8</w:t>
              </w:r>
              <w:r w:rsidR="00AB151E">
                <w:t xml:space="preserve"> lakhs</w:t>
              </w:r>
            </w:ins>
            <w:ins w:id="852" w:author="Yash Ganthe" w:date="2016-09-17T15:56:00Z">
              <w:r>
                <w:t>*</w:t>
              </w:r>
            </w:ins>
            <w:ins w:id="853" w:author="Anjali" w:date="2016-09-15T10:24:00Z">
              <w:del w:id="854" w:author="Yash Ganthe" w:date="2016-09-17T15:56:00Z">
                <w:r w:rsidR="00BA011B" w:rsidDel="007524CD">
                  <w:delText xml:space="preserve"> only</w:delText>
                </w:r>
              </w:del>
            </w:ins>
          </w:p>
          <w:p w14:paraId="320588BF" w14:textId="1457926D" w:rsidR="00AB151E" w:rsidRPr="007524CD" w:rsidRDefault="007524CD" w:rsidP="007524CD">
            <w:pPr>
              <w:pStyle w:val="ListBullet"/>
              <w:rPr>
                <w:ins w:id="855" w:author="Yash Ganthe" w:date="2016-09-15T07:09:00Z"/>
                <w:vertAlign w:val="subscript"/>
                <w:rPrChange w:id="856" w:author="Yash Ganthe" w:date="2016-09-17T15:56:00Z">
                  <w:rPr>
                    <w:ins w:id="857" w:author="Yash Ganthe" w:date="2016-09-15T07:09:00Z"/>
                  </w:rPr>
                </w:rPrChange>
              </w:rPr>
              <w:pPrChange w:id="858" w:author="Yash Ganthe" w:date="2016-09-17T15:56:00Z">
                <w:pPr/>
              </w:pPrChange>
            </w:pPr>
            <w:ins w:id="859" w:author="Yash Ganthe" w:date="2016-09-17T15:56:00Z">
              <w:r w:rsidRPr="007524CD">
                <w:rPr>
                  <w:vertAlign w:val="subscript"/>
                  <w:rPrChange w:id="860" w:author="Yash Ganthe" w:date="2016-09-17T15:56:00Z">
                    <w:rPr/>
                  </w:rPrChange>
                </w:rPr>
                <w:t>Service Tax as applicable</w:t>
              </w:r>
            </w:ins>
            <w:ins w:id="861" w:author="Yash Ganthe" w:date="2016-09-17T15:55:00Z">
              <w:r w:rsidRPr="007524CD">
                <w:rPr>
                  <w:vertAlign w:val="subscript"/>
                  <w:rPrChange w:id="862" w:author="Yash Ganthe" w:date="2016-09-17T15:56:00Z">
                    <w:rPr/>
                  </w:rPrChange>
                </w:rPr>
                <w:t xml:space="preserve"> </w:t>
              </w:r>
            </w:ins>
          </w:p>
        </w:tc>
      </w:tr>
      <w:tr w:rsidR="00AB151E" w14:paraId="1131D0A9" w14:textId="77777777" w:rsidTr="00AB151E">
        <w:trPr>
          <w:trHeight w:val="287"/>
          <w:ins w:id="863" w:author="Yash Ganthe" w:date="2016-09-15T07:10:00Z"/>
        </w:trPr>
        <w:tc>
          <w:tcPr>
            <w:tcW w:w="4675" w:type="dxa"/>
          </w:tcPr>
          <w:p w14:paraId="4E278741" w14:textId="15942368" w:rsidR="00AB151E" w:rsidRDefault="00AB151E" w:rsidP="00AB151E">
            <w:pPr>
              <w:rPr>
                <w:ins w:id="864" w:author="Yash Ganthe" w:date="2016-09-15T07:10:00Z"/>
              </w:rPr>
            </w:pPr>
            <w:ins w:id="865" w:author="Yash Ganthe" w:date="2016-09-15T07:10:00Z">
              <w:r>
                <w:t>Annual subscription for 2</w:t>
              </w:r>
              <w:r w:rsidRPr="00AB151E">
                <w:rPr>
                  <w:vertAlign w:val="superscript"/>
                  <w:rPrChange w:id="866" w:author="Yash Ganthe" w:date="2016-09-15T07:10:00Z">
                    <w:rPr/>
                  </w:rPrChange>
                </w:rPr>
                <w:t>nd</w:t>
              </w:r>
              <w:r>
                <w:t xml:space="preserve"> year onwards</w:t>
              </w:r>
            </w:ins>
          </w:p>
        </w:tc>
        <w:tc>
          <w:tcPr>
            <w:tcW w:w="4675" w:type="dxa"/>
          </w:tcPr>
          <w:p w14:paraId="6D5F9F09" w14:textId="77777777" w:rsidR="00AB151E" w:rsidRDefault="00AB151E" w:rsidP="007524CD">
            <w:pPr>
              <w:rPr>
                <w:ins w:id="867" w:author="Yash Ganthe" w:date="2016-09-17T15:57:00Z"/>
              </w:rPr>
              <w:pPrChange w:id="868" w:author="Yash Ganthe" w:date="2016-09-17T15:57:00Z">
                <w:pPr/>
              </w:pPrChange>
            </w:pPr>
            <w:ins w:id="869" w:author="Yash Ganthe" w:date="2016-09-15T07:10:00Z">
              <w:r>
                <w:t xml:space="preserve">Rs </w:t>
              </w:r>
            </w:ins>
            <w:ins w:id="870" w:author="Yash Ganthe" w:date="2016-09-17T15:57:00Z">
              <w:r w:rsidR="007524CD">
                <w:t>3</w:t>
              </w:r>
            </w:ins>
            <w:ins w:id="871" w:author="Yash Ganthe" w:date="2016-09-15T07:10:00Z">
              <w:r>
                <w:t xml:space="preserve"> lakhs</w:t>
              </w:r>
            </w:ins>
            <w:ins w:id="872" w:author="Anjali" w:date="2016-09-15T10:24:00Z">
              <w:r w:rsidR="00BA011B">
                <w:t xml:space="preserve"> only</w:t>
              </w:r>
            </w:ins>
          </w:p>
          <w:p w14:paraId="5D7CA0CD" w14:textId="29C0029B" w:rsidR="007524CD" w:rsidRDefault="007524CD" w:rsidP="007524CD">
            <w:pPr>
              <w:rPr>
                <w:ins w:id="873" w:author="Yash Ganthe" w:date="2016-09-15T07:10:00Z"/>
              </w:rPr>
              <w:pPrChange w:id="874" w:author="Yash Ganthe" w:date="2016-09-17T15:57:00Z">
                <w:pPr/>
              </w:pPrChange>
            </w:pPr>
            <w:ins w:id="875" w:author="Yash Ganthe" w:date="2016-09-17T15:57:00Z">
              <w:r>
                <w:rPr>
                  <w:vertAlign w:val="subscript"/>
                </w:rPr>
                <w:t xml:space="preserve">* </w:t>
              </w:r>
              <w:r w:rsidRPr="00D818BB">
                <w:rPr>
                  <w:vertAlign w:val="subscript"/>
                </w:rPr>
                <w:t>Service Tax as applicable</w:t>
              </w:r>
            </w:ins>
          </w:p>
        </w:tc>
      </w:tr>
      <w:tr w:rsidR="00AB151E" w14:paraId="6586F4DB" w14:textId="77777777" w:rsidTr="00AB151E">
        <w:trPr>
          <w:trHeight w:val="287"/>
          <w:ins w:id="876" w:author="Yash Ganthe" w:date="2016-09-15T07:10:00Z"/>
        </w:trPr>
        <w:tc>
          <w:tcPr>
            <w:tcW w:w="4675" w:type="dxa"/>
          </w:tcPr>
          <w:p w14:paraId="55F2709D" w14:textId="61063791" w:rsidR="00AB151E" w:rsidRDefault="00526FE8" w:rsidP="00AB151E">
            <w:pPr>
              <w:rPr>
                <w:ins w:id="877" w:author="Yash Ganthe" w:date="2016-09-15T07:10:00Z"/>
              </w:rPr>
            </w:pPr>
            <w:ins w:id="878" w:author="Yash Ganthe" w:date="2016-09-15T07:12:00Z">
              <w:r>
                <w:t>Estimated project duration</w:t>
              </w:r>
            </w:ins>
          </w:p>
        </w:tc>
        <w:tc>
          <w:tcPr>
            <w:tcW w:w="4675" w:type="dxa"/>
          </w:tcPr>
          <w:p w14:paraId="50D70FD3" w14:textId="468EAEAF" w:rsidR="00AB151E" w:rsidRDefault="00526FE8" w:rsidP="00AB151E">
            <w:pPr>
              <w:rPr>
                <w:ins w:id="879" w:author="Yash Ganthe" w:date="2016-09-15T07:10:00Z"/>
              </w:rPr>
            </w:pPr>
            <w:ins w:id="880" w:author="Yash Ganthe" w:date="2016-09-15T07:13:00Z">
              <w:r>
                <w:t>3 months</w:t>
              </w:r>
            </w:ins>
          </w:p>
        </w:tc>
      </w:tr>
      <w:tr w:rsidR="00526FE8" w14:paraId="04E6E52F" w14:textId="77777777" w:rsidTr="00AB151E">
        <w:trPr>
          <w:trHeight w:val="287"/>
          <w:ins w:id="881" w:author="Yash Ganthe" w:date="2016-09-15T07:13:00Z"/>
        </w:trPr>
        <w:tc>
          <w:tcPr>
            <w:tcW w:w="4675" w:type="dxa"/>
          </w:tcPr>
          <w:p w14:paraId="6CE37D9A" w14:textId="28F2DCAB" w:rsidR="00526FE8" w:rsidRDefault="00526FE8" w:rsidP="00AB151E">
            <w:pPr>
              <w:rPr>
                <w:ins w:id="882" w:author="Yash Ganthe" w:date="2016-09-15T07:13:00Z"/>
              </w:rPr>
            </w:pPr>
            <w:ins w:id="883" w:author="Yash Ganthe" w:date="2016-09-15T07:13:00Z">
              <w:r>
                <w:t>Advance payment at start of project</w:t>
              </w:r>
            </w:ins>
          </w:p>
        </w:tc>
        <w:tc>
          <w:tcPr>
            <w:tcW w:w="4675" w:type="dxa"/>
          </w:tcPr>
          <w:p w14:paraId="6E566ED5" w14:textId="0808667D" w:rsidR="00526FE8" w:rsidRDefault="00526FE8" w:rsidP="00AB151E">
            <w:pPr>
              <w:rPr>
                <w:ins w:id="884" w:author="Yash Ganthe" w:date="2016-09-15T07:13:00Z"/>
              </w:rPr>
            </w:pPr>
            <w:ins w:id="885" w:author="Yash Ganthe" w:date="2016-09-15T07:13:00Z">
              <w:r>
                <w:t>10%</w:t>
              </w:r>
            </w:ins>
          </w:p>
        </w:tc>
      </w:tr>
      <w:tr w:rsidR="00526FE8" w14:paraId="3602D618" w14:textId="77777777" w:rsidTr="00AB151E">
        <w:trPr>
          <w:trHeight w:val="287"/>
          <w:ins w:id="886" w:author="Yash Ganthe" w:date="2016-09-15T07:13:00Z"/>
        </w:trPr>
        <w:tc>
          <w:tcPr>
            <w:tcW w:w="4675" w:type="dxa"/>
          </w:tcPr>
          <w:p w14:paraId="36D79AD3" w14:textId="31D6C51F" w:rsidR="00526FE8" w:rsidRDefault="00526FE8" w:rsidP="00AB151E">
            <w:pPr>
              <w:rPr>
                <w:ins w:id="887" w:author="Yash Ganthe" w:date="2016-09-15T07:13:00Z"/>
              </w:rPr>
            </w:pPr>
            <w:ins w:id="888" w:author="Yash Ganthe" w:date="2016-09-15T07:13:00Z">
              <w:r>
                <w:t>Payment upon completion of Phase 1</w:t>
              </w:r>
            </w:ins>
          </w:p>
        </w:tc>
        <w:tc>
          <w:tcPr>
            <w:tcW w:w="4675" w:type="dxa"/>
          </w:tcPr>
          <w:p w14:paraId="085B6A1F" w14:textId="17550DDB" w:rsidR="00526FE8" w:rsidRDefault="00526FE8" w:rsidP="00AB151E">
            <w:pPr>
              <w:rPr>
                <w:ins w:id="889" w:author="Yash Ganthe" w:date="2016-09-15T07:13:00Z"/>
              </w:rPr>
            </w:pPr>
            <w:ins w:id="890" w:author="Yash Ganthe" w:date="2016-09-15T07:13:00Z">
              <w:r>
                <w:t>50%</w:t>
              </w:r>
            </w:ins>
          </w:p>
        </w:tc>
      </w:tr>
      <w:tr w:rsidR="00526FE8" w14:paraId="7E9F1DE1" w14:textId="77777777" w:rsidTr="00AB151E">
        <w:trPr>
          <w:trHeight w:val="287"/>
          <w:ins w:id="891" w:author="Yash Ganthe" w:date="2016-09-15T07:13:00Z"/>
        </w:trPr>
        <w:tc>
          <w:tcPr>
            <w:tcW w:w="4675" w:type="dxa"/>
          </w:tcPr>
          <w:p w14:paraId="59E77606" w14:textId="394A3627" w:rsidR="00526FE8" w:rsidRDefault="00526FE8" w:rsidP="00AB151E">
            <w:pPr>
              <w:rPr>
                <w:ins w:id="892" w:author="Yash Ganthe" w:date="2016-09-15T07:13:00Z"/>
              </w:rPr>
            </w:pPr>
            <w:ins w:id="893" w:author="Yash Ganthe" w:date="2016-09-15T07:13:00Z">
              <w:r>
                <w:t>Payment upon completion of Phase 2</w:t>
              </w:r>
            </w:ins>
          </w:p>
        </w:tc>
        <w:tc>
          <w:tcPr>
            <w:tcW w:w="4675" w:type="dxa"/>
          </w:tcPr>
          <w:p w14:paraId="1FA7ACDB" w14:textId="284BE37A" w:rsidR="00526FE8" w:rsidRDefault="00526FE8" w:rsidP="00AB151E">
            <w:pPr>
              <w:rPr>
                <w:ins w:id="894" w:author="Yash Ganthe" w:date="2016-09-15T07:13:00Z"/>
              </w:rPr>
            </w:pPr>
            <w:ins w:id="895" w:author="Yash Ganthe" w:date="2016-09-15T07:14:00Z">
              <w:del w:id="896" w:author="Anjali" w:date="2016-09-15T10:23:00Z">
                <w:r w:rsidDel="00402DC2">
                  <w:delText>10</w:delText>
                </w:r>
              </w:del>
            </w:ins>
            <w:ins w:id="897" w:author="Anjali" w:date="2016-09-15T10:23:00Z">
              <w:r w:rsidR="00402DC2">
                <w:t>4</w:t>
              </w:r>
            </w:ins>
            <w:ins w:id="898" w:author="Yash Ganthe" w:date="2016-09-15T07:14:00Z">
              <w:r>
                <w:t>0%</w:t>
              </w:r>
            </w:ins>
          </w:p>
        </w:tc>
      </w:tr>
    </w:tbl>
    <w:p w14:paraId="58BE1D56" w14:textId="4449C6B6" w:rsidR="00AB151E" w:rsidRPr="00AB151E" w:rsidDel="00526FE8" w:rsidRDefault="00AB151E">
      <w:pPr>
        <w:rPr>
          <w:ins w:id="899" w:author="Anjali" w:date="2016-09-14T23:07:00Z"/>
          <w:del w:id="900" w:author="Yash Ganthe" w:date="2016-09-15T07:14:00Z"/>
        </w:rPr>
        <w:pPrChange w:id="901" w:author="Yash Ganthe" w:date="2016-09-15T07:07:00Z">
          <w:pPr>
            <w:spacing w:after="0"/>
            <w:jc w:val="both"/>
          </w:pPr>
        </w:pPrChange>
      </w:pPr>
    </w:p>
    <w:p w14:paraId="13444D80" w14:textId="48F063DF" w:rsidR="00FA0B56" w:rsidRDefault="00C63AAF">
      <w:pPr>
        <w:jc w:val="both"/>
        <w:rPr>
          <w:ins w:id="902" w:author="Yash Ganthe" w:date="2016-09-15T06:35:00Z"/>
          <w:rFonts w:asciiTheme="majorHAnsi" w:eastAsiaTheme="majorEastAsia" w:hAnsiTheme="majorHAnsi" w:cstheme="majorBidi"/>
          <w:color w:val="2E74B5" w:themeColor="accent1" w:themeShade="BF"/>
          <w:sz w:val="32"/>
          <w:szCs w:val="32"/>
        </w:rPr>
        <w:pPrChange w:id="903" w:author="Yash Ganthe" w:date="2016-09-15T07:14:00Z">
          <w:pPr/>
        </w:pPrChange>
      </w:pPr>
      <w:ins w:id="904" w:author="Anjali" w:date="2016-09-14T23:08:00Z">
        <w:del w:id="905" w:author="Yash Ganthe" w:date="2016-09-15T07:06:00Z">
          <w:r w:rsidDel="00AB151E">
            <w:rPr>
              <w:sz w:val="24"/>
            </w:rPr>
            <w:delText>This move will certainly ensure that the experience of the tourists in Goa is enhanced and people have easy access to bus timings.</w:delText>
          </w:r>
        </w:del>
      </w:ins>
      <w:ins w:id="906" w:author="Yash Ganthe" w:date="2016-09-14T01:13:00Z">
        <w:del w:id="907" w:author="Anjali" w:date="2016-09-14T23:06:00Z">
          <w:r w:rsidR="00345C94" w:rsidDel="00C63AAF">
            <w:br w:type="page"/>
          </w:r>
        </w:del>
      </w:ins>
    </w:p>
    <w:p w14:paraId="652C5E85" w14:textId="77777777" w:rsidR="006141EE" w:rsidRDefault="006141EE">
      <w:pPr>
        <w:rPr>
          <w:ins w:id="908" w:author="Yash Ganthe" w:date="2016-09-15T14:06:00Z"/>
          <w:rFonts w:asciiTheme="majorHAnsi" w:eastAsiaTheme="majorEastAsia" w:hAnsiTheme="majorHAnsi" w:cstheme="majorBidi"/>
          <w:color w:val="2E74B5" w:themeColor="accent1" w:themeShade="BF"/>
          <w:sz w:val="32"/>
          <w:szCs w:val="32"/>
        </w:rPr>
      </w:pPr>
      <w:ins w:id="909" w:author="Yash Ganthe" w:date="2016-09-15T14:06:00Z">
        <w:r>
          <w:br w:type="page"/>
        </w:r>
      </w:ins>
    </w:p>
    <w:p w14:paraId="581ABF63" w14:textId="61C88893" w:rsidR="00502E0A" w:rsidRDefault="00502E0A">
      <w:pPr>
        <w:pStyle w:val="Heading1"/>
        <w:jc w:val="both"/>
        <w:rPr>
          <w:ins w:id="910" w:author="Yash Ganthe" w:date="2016-09-14T02:10:00Z"/>
        </w:rPr>
        <w:pPrChange w:id="911" w:author="Anjali" w:date="2016-09-14T22:44:00Z">
          <w:pPr>
            <w:pStyle w:val="Heading1"/>
          </w:pPr>
        </w:pPrChange>
      </w:pPr>
      <w:bookmarkStart w:id="912" w:name="_Toc461891440"/>
      <w:ins w:id="913" w:author="Yash Ganthe" w:date="2016-09-14T02:10:00Z">
        <w:r>
          <w:lastRenderedPageBreak/>
          <w:t>Additional services</w:t>
        </w:r>
        <w:bookmarkEnd w:id="912"/>
      </w:ins>
    </w:p>
    <w:p w14:paraId="152D235E" w14:textId="1A7680E1" w:rsidR="00502E0A" w:rsidRDefault="00502E0A">
      <w:pPr>
        <w:pStyle w:val="Heading2"/>
        <w:jc w:val="both"/>
        <w:rPr>
          <w:ins w:id="914" w:author="Yash Ganthe" w:date="2016-09-14T02:18:00Z"/>
        </w:rPr>
        <w:pPrChange w:id="915" w:author="Anjali" w:date="2016-09-14T22:44:00Z">
          <w:pPr>
            <w:pStyle w:val="Heading1"/>
          </w:pPr>
        </w:pPrChange>
      </w:pPr>
      <w:bookmarkStart w:id="916" w:name="_Toc461891441"/>
      <w:ins w:id="917" w:author="Yash Ganthe" w:date="2016-09-14T02:10:00Z">
        <w:r>
          <w:t>The</w:t>
        </w:r>
      </w:ins>
      <w:ins w:id="918" w:author="Anjali" w:date="2016-09-14T23:14:00Z">
        <w:r w:rsidR="0068322E">
          <w:t xml:space="preserve"> ‘Happenings in</w:t>
        </w:r>
      </w:ins>
      <w:ins w:id="919" w:author="Yash Ganthe" w:date="2016-09-14T02:10:00Z">
        <w:r>
          <w:t xml:space="preserve"> Goa</w:t>
        </w:r>
      </w:ins>
      <w:ins w:id="920" w:author="Anjali" w:date="2016-09-14T23:15:00Z">
        <w:r w:rsidR="0068322E">
          <w:t>’</w:t>
        </w:r>
      </w:ins>
      <w:ins w:id="921" w:author="Yash Ganthe" w:date="2016-09-14T02:10:00Z">
        <w:r>
          <w:t xml:space="preserve"> Calendar</w:t>
        </w:r>
      </w:ins>
      <w:bookmarkEnd w:id="916"/>
    </w:p>
    <w:p w14:paraId="7FB27DEC" w14:textId="77777777" w:rsidR="000C0D02" w:rsidRPr="0068322E" w:rsidRDefault="000C0D02">
      <w:pPr>
        <w:jc w:val="both"/>
        <w:rPr>
          <w:ins w:id="922" w:author="Anjali" w:date="2016-09-14T23:08:00Z"/>
          <w:rFonts w:cstheme="minorHAnsi"/>
          <w:color w:val="4472C4" w:themeColor="accent5"/>
          <w:sz w:val="22"/>
          <w:rPrChange w:id="923" w:author="Anjali" w:date="2016-09-14T23:14:00Z">
            <w:rPr>
              <w:ins w:id="924" w:author="Anjali" w:date="2016-09-14T23:08:00Z"/>
            </w:rPr>
          </w:rPrChange>
        </w:rPr>
        <w:pPrChange w:id="925" w:author="Anjali" w:date="2016-09-14T22:44:00Z">
          <w:pPr>
            <w:pStyle w:val="Heading1"/>
          </w:pPr>
        </w:pPrChange>
      </w:pPr>
      <w:ins w:id="926" w:author="Yash Ganthe" w:date="2016-09-14T02:18:00Z">
        <w:r w:rsidRPr="0068322E">
          <w:rPr>
            <w:rFonts w:cstheme="minorHAnsi"/>
            <w:color w:val="4472C4" w:themeColor="accent5"/>
            <w:sz w:val="22"/>
            <w:rPrChange w:id="927" w:author="Anjali" w:date="2016-09-14T23:14:00Z">
              <w:rPr/>
            </w:rPrChange>
          </w:rPr>
          <w:fldChar w:fldCharType="begin"/>
        </w:r>
        <w:r w:rsidRPr="0068322E">
          <w:rPr>
            <w:rFonts w:cstheme="minorHAnsi"/>
            <w:color w:val="4472C4" w:themeColor="accent5"/>
            <w:sz w:val="22"/>
            <w:rPrChange w:id="928" w:author="Anjali" w:date="2016-09-14T23:14:00Z">
              <w:rPr/>
            </w:rPrChange>
          </w:rPr>
          <w:instrText xml:space="preserve"> HYPERLINK "http://bit.do/ingoa" \t "_blank" </w:instrText>
        </w:r>
        <w:r w:rsidRPr="0068322E">
          <w:rPr>
            <w:rFonts w:cstheme="minorHAnsi"/>
            <w:color w:val="4472C4" w:themeColor="accent5"/>
            <w:sz w:val="22"/>
            <w:rPrChange w:id="929" w:author="Anjali" w:date="2016-09-14T23:14:00Z">
              <w:rPr/>
            </w:rPrChange>
          </w:rPr>
          <w:fldChar w:fldCharType="separate"/>
        </w:r>
        <w:r w:rsidRPr="0068322E">
          <w:rPr>
            <w:rStyle w:val="Hyperlink"/>
            <w:rFonts w:cstheme="minorHAnsi"/>
            <w:b/>
            <w:bCs/>
            <w:color w:val="4472C4" w:themeColor="accent5"/>
            <w:sz w:val="27"/>
            <w:szCs w:val="27"/>
            <w:shd w:val="clear" w:color="auto" w:fill="FFFFFF"/>
            <w:rPrChange w:id="930" w:author="Anjali" w:date="2016-09-14T23:14:00Z">
              <w:rPr>
                <w:rStyle w:val="Hyperlink"/>
                <w:rFonts w:ascii="Helvetica" w:hAnsi="Helvetica" w:cs="Helvetica"/>
                <w:b/>
                <w:bCs/>
                <w:color w:val="FF7700"/>
                <w:sz w:val="27"/>
                <w:szCs w:val="27"/>
                <w:shd w:val="clear" w:color="auto" w:fill="FFFFFF"/>
              </w:rPr>
            </w:rPrChange>
          </w:rPr>
          <w:t>http://bit.do/ingoa</w:t>
        </w:r>
        <w:r w:rsidRPr="0068322E">
          <w:rPr>
            <w:rFonts w:cstheme="minorHAnsi"/>
            <w:color w:val="4472C4" w:themeColor="accent5"/>
            <w:sz w:val="22"/>
            <w:rPrChange w:id="931" w:author="Anjali" w:date="2016-09-14T23:14:00Z">
              <w:rPr/>
            </w:rPrChange>
          </w:rPr>
          <w:fldChar w:fldCharType="end"/>
        </w:r>
      </w:ins>
    </w:p>
    <w:p w14:paraId="5C018201" w14:textId="24B733A0" w:rsidR="0068322E" w:rsidRPr="0068322E" w:rsidRDefault="0068322E" w:rsidP="003628A4">
      <w:pPr>
        <w:rPr>
          <w:ins w:id="932" w:author="Yash Ganthe" w:date="2016-09-14T02:10:00Z"/>
          <w:rPrChange w:id="933" w:author="Anjali" w:date="2016-09-14T23:11:00Z">
            <w:rPr>
              <w:ins w:id="934" w:author="Yash Ganthe" w:date="2016-09-14T02:10:00Z"/>
              <w:rFonts w:asciiTheme="minorHAnsi" w:eastAsiaTheme="minorHAnsi" w:hAnsiTheme="minorHAnsi" w:cstheme="minorBidi"/>
              <w:color w:val="auto"/>
              <w:sz w:val="22"/>
              <w:szCs w:val="22"/>
            </w:rPr>
          </w:rPrChange>
        </w:rPr>
        <w:pPrChange w:id="935" w:author="Yash Ganthe" w:date="2016-09-17T15:58:00Z">
          <w:pPr>
            <w:pStyle w:val="Heading1"/>
          </w:pPr>
        </w:pPrChange>
      </w:pPr>
      <w:ins w:id="936" w:author="Anjali" w:date="2016-09-14T23:08:00Z">
        <w:r w:rsidRPr="0068322E">
          <w:rPr>
            <w:rPrChange w:id="937" w:author="Anjali" w:date="2016-09-14T23:11:00Z">
              <w:rPr/>
            </w:rPrChange>
          </w:rPr>
          <w:t xml:space="preserve">We at Goa IT </w:t>
        </w:r>
      </w:ins>
      <w:ins w:id="938" w:author="Anjali" w:date="2016-09-14T23:09:00Z">
        <w:r w:rsidRPr="0068322E">
          <w:rPr>
            <w:rPrChange w:id="939" w:author="Anjali" w:date="2016-09-14T23:11:00Z">
              <w:rPr>
                <w:sz w:val="24"/>
              </w:rPr>
            </w:rPrChange>
          </w:rPr>
          <w:t>Professionals will provide a Google Calendar &amp; its back</w:t>
        </w:r>
      </w:ins>
      <w:ins w:id="940" w:author="Anjali" w:date="2016-09-14T23:15:00Z">
        <w:r>
          <w:t>-</w:t>
        </w:r>
      </w:ins>
      <w:ins w:id="941" w:author="Anjali" w:date="2016-09-14T23:09:00Z">
        <w:r w:rsidRPr="0068322E">
          <w:rPr>
            <w:rPrChange w:id="942" w:author="Anjali" w:date="2016-09-14T23:11:00Z">
              <w:rPr>
                <w:sz w:val="24"/>
              </w:rPr>
            </w:rPrChange>
          </w:rPr>
          <w:t xml:space="preserve">end to Department of Tourism. </w:t>
        </w:r>
      </w:ins>
      <w:ins w:id="943" w:author="Anjali" w:date="2016-09-14T23:10:00Z">
        <w:r w:rsidRPr="0068322E">
          <w:rPr>
            <w:b/>
            <w:bCs/>
            <w:shd w:val="clear" w:color="auto" w:fill="FFFFFF"/>
            <w:rPrChange w:id="944" w:author="Anjali" w:date="2016-09-14T23:11:00Z">
              <w:rPr>
                <w:rFonts w:ascii="Arial" w:hAnsi="Arial" w:cs="Arial"/>
                <w:b/>
                <w:bCs/>
                <w:color w:val="252525"/>
                <w:sz w:val="21"/>
                <w:szCs w:val="21"/>
                <w:shd w:val="clear" w:color="auto" w:fill="FFFFFF"/>
              </w:rPr>
            </w:rPrChange>
          </w:rPr>
          <w:t>Google Calendar</w:t>
        </w:r>
        <w:r w:rsidRPr="0068322E">
          <w:rPr>
            <w:rStyle w:val="apple-converted-space"/>
            <w:rFonts w:cstheme="minorHAnsi"/>
            <w:sz w:val="24"/>
            <w:szCs w:val="24"/>
            <w:shd w:val="clear" w:color="auto" w:fill="FFFFFF"/>
            <w:rPrChange w:id="945" w:author="Anjali" w:date="2016-09-14T23:11:00Z">
              <w:rPr>
                <w:rStyle w:val="apple-converted-space"/>
                <w:rFonts w:ascii="Arial" w:hAnsi="Arial" w:cs="Arial"/>
                <w:color w:val="252525"/>
                <w:sz w:val="21"/>
                <w:szCs w:val="21"/>
                <w:shd w:val="clear" w:color="auto" w:fill="FFFFFF"/>
              </w:rPr>
            </w:rPrChange>
          </w:rPr>
          <w:t> </w:t>
        </w:r>
        <w:r w:rsidRPr="0068322E">
          <w:rPr>
            <w:shd w:val="clear" w:color="auto" w:fill="FFFFFF"/>
            <w:rPrChange w:id="946" w:author="Anjali" w:date="2016-09-14T23:11:00Z">
              <w:rPr>
                <w:rFonts w:ascii="Arial" w:hAnsi="Arial" w:cs="Arial"/>
                <w:color w:val="252525"/>
                <w:sz w:val="21"/>
                <w:szCs w:val="21"/>
                <w:shd w:val="clear" w:color="auto" w:fill="FFFFFF"/>
              </w:rPr>
            </w:rPrChange>
          </w:rPr>
          <w:t>is a time-management</w:t>
        </w:r>
        <w:r w:rsidRPr="0068322E">
          <w:rPr>
            <w:rStyle w:val="apple-converted-space"/>
            <w:rFonts w:cstheme="minorHAnsi"/>
            <w:sz w:val="24"/>
            <w:szCs w:val="24"/>
            <w:shd w:val="clear" w:color="auto" w:fill="FFFFFF"/>
            <w:rPrChange w:id="947" w:author="Anjali" w:date="2016-09-14T23:11:00Z">
              <w:rPr>
                <w:rStyle w:val="apple-converted-space"/>
                <w:rFonts w:ascii="Arial" w:hAnsi="Arial" w:cs="Arial"/>
                <w:color w:val="252525"/>
                <w:sz w:val="21"/>
                <w:szCs w:val="21"/>
                <w:shd w:val="clear" w:color="auto" w:fill="FFFFFF"/>
              </w:rPr>
            </w:rPrChange>
          </w:rPr>
          <w:t> </w:t>
        </w:r>
        <w:r w:rsidRPr="0068322E">
          <w:rPr>
            <w:rPrChange w:id="948" w:author="Anjali" w:date="2016-09-14T23:11:00Z">
              <w:rPr/>
            </w:rPrChange>
          </w:rPr>
          <w:fldChar w:fldCharType="begin"/>
        </w:r>
        <w:r w:rsidRPr="0068322E">
          <w:rPr>
            <w:rPrChange w:id="949" w:author="Anjali" w:date="2016-09-14T23:11:00Z">
              <w:rPr/>
            </w:rPrChange>
          </w:rPr>
          <w:instrText xml:space="preserve"> HYPERLINK "https://en.wikipedia.org/wiki/Web_application" \o "Web application" </w:instrText>
        </w:r>
        <w:r w:rsidRPr="0068322E">
          <w:rPr>
            <w:rPrChange w:id="950" w:author="Anjali" w:date="2016-09-14T23:11:00Z">
              <w:rPr/>
            </w:rPrChange>
          </w:rPr>
          <w:fldChar w:fldCharType="separate"/>
        </w:r>
        <w:r w:rsidRPr="0068322E">
          <w:rPr>
            <w:rStyle w:val="Hyperlink"/>
            <w:rFonts w:cstheme="minorHAnsi"/>
            <w:color w:val="auto"/>
            <w:sz w:val="24"/>
            <w:szCs w:val="24"/>
            <w:u w:val="none"/>
            <w:shd w:val="clear" w:color="auto" w:fill="FFFFFF"/>
            <w:rPrChange w:id="951" w:author="Anjali" w:date="2016-09-14T23:11:00Z">
              <w:rPr>
                <w:rStyle w:val="Hyperlink"/>
                <w:rFonts w:ascii="Arial" w:hAnsi="Arial" w:cs="Arial"/>
                <w:color w:val="0B0080"/>
                <w:sz w:val="21"/>
                <w:szCs w:val="21"/>
                <w:u w:val="none"/>
                <w:shd w:val="clear" w:color="auto" w:fill="FFFFFF"/>
              </w:rPr>
            </w:rPrChange>
          </w:rPr>
          <w:t>web</w:t>
        </w:r>
        <w:r w:rsidRPr="0068322E">
          <w:rPr>
            <w:rPrChange w:id="952" w:author="Anjali" w:date="2016-09-14T23:11:00Z">
              <w:rPr/>
            </w:rPrChange>
          </w:rPr>
          <w:fldChar w:fldCharType="end"/>
        </w:r>
        <w:r w:rsidRPr="0068322E">
          <w:rPr>
            <w:rStyle w:val="apple-converted-space"/>
            <w:rFonts w:cstheme="minorHAnsi"/>
            <w:sz w:val="24"/>
            <w:szCs w:val="24"/>
            <w:shd w:val="clear" w:color="auto" w:fill="FFFFFF"/>
            <w:rPrChange w:id="953" w:author="Anjali" w:date="2016-09-14T23:11:00Z">
              <w:rPr>
                <w:rStyle w:val="apple-converted-space"/>
                <w:rFonts w:ascii="Arial" w:hAnsi="Arial" w:cs="Arial"/>
                <w:color w:val="252525"/>
                <w:sz w:val="21"/>
                <w:szCs w:val="21"/>
                <w:shd w:val="clear" w:color="auto" w:fill="FFFFFF"/>
              </w:rPr>
            </w:rPrChange>
          </w:rPr>
          <w:t> </w:t>
        </w:r>
        <w:r w:rsidRPr="0068322E">
          <w:rPr>
            <w:shd w:val="clear" w:color="auto" w:fill="FFFFFF"/>
            <w:rPrChange w:id="954" w:author="Anjali" w:date="2016-09-14T23:11:00Z">
              <w:rPr>
                <w:rFonts w:ascii="Arial" w:hAnsi="Arial" w:cs="Arial"/>
                <w:color w:val="252525"/>
                <w:sz w:val="21"/>
                <w:szCs w:val="21"/>
                <w:shd w:val="clear" w:color="auto" w:fill="FFFFFF"/>
              </w:rPr>
            </w:rPrChange>
          </w:rPr>
          <w:t>and</w:t>
        </w:r>
        <w:r w:rsidRPr="0068322E">
          <w:rPr>
            <w:rStyle w:val="apple-converted-space"/>
            <w:rFonts w:cstheme="minorHAnsi"/>
            <w:sz w:val="24"/>
            <w:szCs w:val="24"/>
            <w:shd w:val="clear" w:color="auto" w:fill="FFFFFF"/>
            <w:rPrChange w:id="955" w:author="Anjali" w:date="2016-09-14T23:11:00Z">
              <w:rPr>
                <w:rStyle w:val="apple-converted-space"/>
                <w:rFonts w:ascii="Arial" w:hAnsi="Arial" w:cs="Arial"/>
                <w:color w:val="252525"/>
                <w:sz w:val="21"/>
                <w:szCs w:val="21"/>
                <w:shd w:val="clear" w:color="auto" w:fill="FFFFFF"/>
              </w:rPr>
            </w:rPrChange>
          </w:rPr>
          <w:t> </w:t>
        </w:r>
        <w:r w:rsidRPr="0068322E">
          <w:rPr>
            <w:rPrChange w:id="956" w:author="Anjali" w:date="2016-09-14T23:11:00Z">
              <w:rPr/>
            </w:rPrChange>
          </w:rPr>
          <w:fldChar w:fldCharType="begin"/>
        </w:r>
        <w:r w:rsidRPr="0068322E">
          <w:rPr>
            <w:rPrChange w:id="957" w:author="Anjali" w:date="2016-09-14T23:11:00Z">
              <w:rPr/>
            </w:rPrChange>
          </w:rPr>
          <w:instrText xml:space="preserve"> HYPERLINK "https://en.wikipedia.org/wiki/Mobile_app" \o "Mobile app" </w:instrText>
        </w:r>
        <w:r w:rsidRPr="0068322E">
          <w:rPr>
            <w:rPrChange w:id="958" w:author="Anjali" w:date="2016-09-14T23:11:00Z">
              <w:rPr/>
            </w:rPrChange>
          </w:rPr>
          <w:fldChar w:fldCharType="separate"/>
        </w:r>
        <w:r w:rsidRPr="0068322E">
          <w:rPr>
            <w:rStyle w:val="Hyperlink"/>
            <w:rFonts w:cstheme="minorHAnsi"/>
            <w:color w:val="auto"/>
            <w:sz w:val="24"/>
            <w:szCs w:val="24"/>
            <w:u w:val="none"/>
            <w:shd w:val="clear" w:color="auto" w:fill="FFFFFF"/>
            <w:rPrChange w:id="959" w:author="Anjali" w:date="2016-09-14T23:11:00Z">
              <w:rPr>
                <w:rStyle w:val="Hyperlink"/>
                <w:rFonts w:ascii="Arial" w:hAnsi="Arial" w:cs="Arial"/>
                <w:color w:val="0B0080"/>
                <w:sz w:val="21"/>
                <w:szCs w:val="21"/>
                <w:u w:val="none"/>
                <w:shd w:val="clear" w:color="auto" w:fill="FFFFFF"/>
              </w:rPr>
            </w:rPrChange>
          </w:rPr>
          <w:t>mobile application</w:t>
        </w:r>
        <w:r w:rsidRPr="0068322E">
          <w:rPr>
            <w:rPrChange w:id="960" w:author="Anjali" w:date="2016-09-14T23:11:00Z">
              <w:rPr/>
            </w:rPrChange>
          </w:rPr>
          <w:fldChar w:fldCharType="end"/>
        </w:r>
        <w:r w:rsidRPr="0068322E">
          <w:rPr>
            <w:rStyle w:val="apple-converted-space"/>
            <w:rFonts w:cstheme="minorHAnsi"/>
            <w:sz w:val="24"/>
            <w:szCs w:val="24"/>
            <w:shd w:val="clear" w:color="auto" w:fill="FFFFFF"/>
            <w:rPrChange w:id="961" w:author="Anjali" w:date="2016-09-14T23:11:00Z">
              <w:rPr>
                <w:rStyle w:val="apple-converted-space"/>
                <w:rFonts w:ascii="Arial" w:hAnsi="Arial" w:cs="Arial"/>
                <w:color w:val="252525"/>
                <w:sz w:val="21"/>
                <w:szCs w:val="21"/>
                <w:shd w:val="clear" w:color="auto" w:fill="FFFFFF"/>
              </w:rPr>
            </w:rPrChange>
          </w:rPr>
          <w:t> </w:t>
        </w:r>
        <w:r w:rsidRPr="0068322E">
          <w:rPr>
            <w:shd w:val="clear" w:color="auto" w:fill="FFFFFF"/>
            <w:rPrChange w:id="962" w:author="Anjali" w:date="2016-09-14T23:11:00Z">
              <w:rPr>
                <w:rFonts w:ascii="Arial" w:hAnsi="Arial" w:cs="Arial"/>
                <w:color w:val="252525"/>
                <w:sz w:val="21"/>
                <w:szCs w:val="21"/>
                <w:shd w:val="clear" w:color="auto" w:fill="FFFFFF"/>
              </w:rPr>
            </w:rPrChange>
          </w:rPr>
          <w:t>created by</w:t>
        </w:r>
        <w:r w:rsidRPr="0068322E">
          <w:rPr>
            <w:rStyle w:val="apple-converted-space"/>
            <w:rFonts w:cstheme="minorHAnsi"/>
            <w:sz w:val="24"/>
            <w:szCs w:val="24"/>
            <w:shd w:val="clear" w:color="auto" w:fill="FFFFFF"/>
            <w:rPrChange w:id="963" w:author="Anjali" w:date="2016-09-14T23:11:00Z">
              <w:rPr>
                <w:rStyle w:val="apple-converted-space"/>
                <w:rFonts w:ascii="Arial" w:hAnsi="Arial" w:cs="Arial"/>
                <w:color w:val="252525"/>
                <w:sz w:val="21"/>
                <w:szCs w:val="21"/>
                <w:shd w:val="clear" w:color="auto" w:fill="FFFFFF"/>
              </w:rPr>
            </w:rPrChange>
          </w:rPr>
          <w:t> </w:t>
        </w:r>
        <w:r w:rsidRPr="0068322E">
          <w:rPr>
            <w:rPrChange w:id="964" w:author="Anjali" w:date="2016-09-14T23:11:00Z">
              <w:rPr/>
            </w:rPrChange>
          </w:rPr>
          <w:fldChar w:fldCharType="begin"/>
        </w:r>
        <w:r w:rsidRPr="0068322E">
          <w:rPr>
            <w:rPrChange w:id="965" w:author="Anjali" w:date="2016-09-14T23:11:00Z">
              <w:rPr/>
            </w:rPrChange>
          </w:rPr>
          <w:instrText xml:space="preserve"> HYPERLINK "https://en.wikipedia.org/wiki/Google" \o "Google" </w:instrText>
        </w:r>
        <w:r w:rsidRPr="0068322E">
          <w:rPr>
            <w:rPrChange w:id="966" w:author="Anjali" w:date="2016-09-14T23:11:00Z">
              <w:rPr/>
            </w:rPrChange>
          </w:rPr>
          <w:fldChar w:fldCharType="separate"/>
        </w:r>
        <w:r w:rsidRPr="0068322E">
          <w:rPr>
            <w:rStyle w:val="Hyperlink"/>
            <w:rFonts w:cstheme="minorHAnsi"/>
            <w:color w:val="auto"/>
            <w:sz w:val="24"/>
            <w:szCs w:val="24"/>
            <w:u w:val="none"/>
            <w:shd w:val="clear" w:color="auto" w:fill="FFFFFF"/>
            <w:rPrChange w:id="967" w:author="Anjali" w:date="2016-09-14T23:11:00Z">
              <w:rPr>
                <w:rStyle w:val="Hyperlink"/>
                <w:rFonts w:ascii="Arial" w:hAnsi="Arial" w:cs="Arial"/>
                <w:color w:val="0B0080"/>
                <w:sz w:val="21"/>
                <w:szCs w:val="21"/>
                <w:u w:val="none"/>
                <w:shd w:val="clear" w:color="auto" w:fill="FFFFFF"/>
              </w:rPr>
            </w:rPrChange>
          </w:rPr>
          <w:t>Google</w:t>
        </w:r>
        <w:r w:rsidRPr="0068322E">
          <w:rPr>
            <w:rPrChange w:id="968" w:author="Anjali" w:date="2016-09-14T23:11:00Z">
              <w:rPr/>
            </w:rPrChange>
          </w:rPr>
          <w:fldChar w:fldCharType="end"/>
        </w:r>
        <w:r w:rsidRPr="0068322E">
          <w:rPr>
            <w:shd w:val="clear" w:color="auto" w:fill="FFFFFF"/>
            <w:rPrChange w:id="969" w:author="Anjali" w:date="2016-09-14T23:11:00Z">
              <w:rPr>
                <w:rFonts w:ascii="Arial" w:hAnsi="Arial" w:cs="Arial"/>
                <w:color w:val="252525"/>
                <w:sz w:val="21"/>
                <w:szCs w:val="21"/>
                <w:shd w:val="clear" w:color="auto" w:fill="FFFFFF"/>
              </w:rPr>
            </w:rPrChange>
          </w:rPr>
          <w:t>.</w:t>
        </w:r>
      </w:ins>
      <w:ins w:id="970" w:author="Anjali" w:date="2016-09-14T23:12:00Z">
        <w:r>
          <w:rPr>
            <w:shd w:val="clear" w:color="auto" w:fill="FFFFFF"/>
          </w:rPr>
          <w:t xml:space="preserve"> Google Calendar is integrated with services like Gmail, iGoogle &amp; Google Desktop.</w:t>
        </w:r>
      </w:ins>
      <w:ins w:id="971" w:author="Anjali" w:date="2016-09-14T23:15:00Z">
        <w:r>
          <w:rPr>
            <w:shd w:val="clear" w:color="auto" w:fill="FFFFFF"/>
          </w:rPr>
          <w:t xml:space="preserve"> Rather than creating multiple apps Google Calendar is the best web based versatile application for keeping a track of happenings around.</w:t>
        </w:r>
      </w:ins>
    </w:p>
    <w:p w14:paraId="3AA79EFF" w14:textId="3E5DE1F2" w:rsidR="0068322E" w:rsidDel="00FA0B56" w:rsidRDefault="0068322E">
      <w:pPr>
        <w:pStyle w:val="Heading2"/>
        <w:jc w:val="both"/>
        <w:rPr>
          <w:ins w:id="972" w:author="Anjali" w:date="2016-09-14T23:18:00Z"/>
          <w:del w:id="973" w:author="Yash Ganthe" w:date="2016-09-15T06:36:00Z"/>
        </w:rPr>
        <w:pPrChange w:id="974" w:author="Anjali" w:date="2016-09-14T22:44:00Z">
          <w:pPr>
            <w:pStyle w:val="Heading1"/>
          </w:pPr>
        </w:pPrChange>
      </w:pPr>
    </w:p>
    <w:p w14:paraId="7D95D073" w14:textId="77777777" w:rsidR="00502E0A" w:rsidRDefault="00502E0A">
      <w:pPr>
        <w:pStyle w:val="Heading2"/>
        <w:jc w:val="both"/>
        <w:rPr>
          <w:ins w:id="975" w:author="Yash Ganthe" w:date="2016-09-14T02:19:00Z"/>
        </w:rPr>
        <w:pPrChange w:id="976" w:author="Anjali" w:date="2016-09-14T22:44:00Z">
          <w:pPr>
            <w:pStyle w:val="Heading1"/>
          </w:pPr>
        </w:pPrChange>
      </w:pPr>
      <w:bookmarkStart w:id="977" w:name="_Toc461891442"/>
      <w:ins w:id="978" w:author="Yash Ganthe" w:date="2016-09-14T02:11:00Z">
        <w:r>
          <w:t>The Goa Map</w:t>
        </w:r>
      </w:ins>
      <w:bookmarkEnd w:id="977"/>
    </w:p>
    <w:p w14:paraId="034A46B5" w14:textId="0D840C75" w:rsidR="00FA0B56" w:rsidRDefault="00FA0B56">
      <w:pPr>
        <w:jc w:val="both"/>
        <w:rPr>
          <w:ins w:id="979" w:author="Yash Ganthe" w:date="2016-09-15T06:39:00Z"/>
        </w:rPr>
        <w:pPrChange w:id="980" w:author="Anjali" w:date="2016-09-14T22:44:00Z">
          <w:pPr>
            <w:pStyle w:val="Heading1"/>
          </w:pPr>
        </w:pPrChange>
      </w:pPr>
      <w:ins w:id="981" w:author="Yash Ganthe" w:date="2016-09-15T06:39:00Z">
        <w:r>
          <w:t xml:space="preserve">A customized online Google </w:t>
        </w:r>
      </w:ins>
      <w:ins w:id="982" w:author="Anjali" w:date="2016-09-15T10:31:00Z">
        <w:r w:rsidR="004F25C1">
          <w:t>M</w:t>
        </w:r>
      </w:ins>
      <w:ins w:id="983" w:author="Yash Ganthe" w:date="2016-09-15T06:39:00Z">
        <w:del w:id="984" w:author="Anjali" w:date="2016-09-15T10:31:00Z">
          <w:r w:rsidDel="004F25C1">
            <w:delText>m</w:delText>
          </w:r>
        </w:del>
        <w:r>
          <w:t xml:space="preserve">ap can be created with all </w:t>
        </w:r>
      </w:ins>
      <w:ins w:id="985" w:author="Yash Ganthe" w:date="2016-09-15T06:41:00Z">
        <w:r>
          <w:t>places</w:t>
        </w:r>
      </w:ins>
      <w:ins w:id="986" w:author="Yash Ganthe" w:date="2016-09-15T06:39:00Z">
        <w:r>
          <w:t xml:space="preserve"> of interest prominently displayed. An example is the tourist map of Rome</w:t>
        </w:r>
      </w:ins>
      <w:ins w:id="987" w:author="Yash Ganthe" w:date="2016-09-15T06:40:00Z">
        <w:r>
          <w:t>, Italy</w:t>
        </w:r>
      </w:ins>
      <w:ins w:id="988" w:author="Yash Ganthe" w:date="2016-09-15T06:39:00Z">
        <w:r>
          <w:t xml:space="preserve"> available at</w:t>
        </w:r>
      </w:ins>
      <w:ins w:id="989" w:author="Yash Ganthe" w:date="2016-09-15T06:40:00Z">
        <w:r>
          <w:t>:</w:t>
        </w:r>
      </w:ins>
      <w:ins w:id="990" w:author="Yash Ganthe" w:date="2016-09-15T06:39:00Z">
        <w:r>
          <w:t xml:space="preserve"> </w:t>
        </w:r>
      </w:ins>
    </w:p>
    <w:p w14:paraId="776AC695" w14:textId="53873611" w:rsidR="000C0D02" w:rsidRDefault="00FA0B56">
      <w:pPr>
        <w:jc w:val="both"/>
        <w:rPr>
          <w:ins w:id="991" w:author="Yash Ganthe" w:date="2016-09-14T02:20:00Z"/>
        </w:rPr>
        <w:pPrChange w:id="992" w:author="Anjali" w:date="2016-09-14T22:44:00Z">
          <w:pPr>
            <w:pStyle w:val="Heading1"/>
          </w:pPr>
        </w:pPrChange>
      </w:pPr>
      <w:ins w:id="993" w:author="Yash Ganthe" w:date="2016-09-15T06:40:00Z">
        <w:r>
          <w:fldChar w:fldCharType="begin"/>
        </w:r>
        <w:r>
          <w:instrText xml:space="preserve"> HYPERLINK "</w:instrText>
        </w:r>
        <w:r w:rsidRPr="00FA0B56">
          <w:instrText>https://www.google.com/maps/d/u/0/viewer?mid=1qnaRsom_95i4HbpclleVxXh6DTw</w:instrText>
        </w:r>
        <w:r>
          <w:instrText xml:space="preserve">" </w:instrText>
        </w:r>
        <w:r>
          <w:fldChar w:fldCharType="separate"/>
        </w:r>
        <w:r w:rsidRPr="0032598A">
          <w:rPr>
            <w:rStyle w:val="Hyperlink"/>
          </w:rPr>
          <w:t>https://www.google.com/maps/d/u/0/viewer?mid=1qnaRsom_95i4HbpclleVxXh6DTw</w:t>
        </w:r>
        <w:r>
          <w:fldChar w:fldCharType="end"/>
        </w:r>
        <w:r>
          <w:t xml:space="preserve"> </w:t>
        </w:r>
      </w:ins>
    </w:p>
    <w:p w14:paraId="5651373E" w14:textId="77777777" w:rsidR="000C0D02" w:rsidRPr="00685D92" w:rsidRDefault="000C0D02">
      <w:pPr>
        <w:pStyle w:val="Heading2"/>
        <w:jc w:val="both"/>
        <w:rPr>
          <w:ins w:id="994" w:author="Yash Ganthe" w:date="2016-09-14T02:10:00Z"/>
        </w:rPr>
        <w:pPrChange w:id="995" w:author="Anjali" w:date="2016-09-14T22:44:00Z">
          <w:pPr>
            <w:pStyle w:val="Heading1"/>
          </w:pPr>
        </w:pPrChange>
      </w:pPr>
      <w:bookmarkStart w:id="996" w:name="_Toc461891443"/>
      <w:ins w:id="997" w:author="Yash Ganthe" w:date="2016-09-14T02:20:00Z">
        <w:r>
          <w:t>Taxis on Google Maps</w:t>
        </w:r>
      </w:ins>
      <w:bookmarkEnd w:id="996"/>
    </w:p>
    <w:p w14:paraId="04C11BC5" w14:textId="6E322634" w:rsidR="000C0D02" w:rsidRDefault="0068322E" w:rsidP="003628A4">
      <w:pPr>
        <w:rPr>
          <w:ins w:id="998" w:author="Anjali" w:date="2016-09-15T10:31:00Z"/>
        </w:rPr>
        <w:pPrChange w:id="999" w:author="Yash Ganthe" w:date="2016-09-17T15:58:00Z">
          <w:pPr>
            <w:pStyle w:val="Heading1"/>
          </w:pPr>
        </w:pPrChange>
      </w:pPr>
      <w:ins w:id="1000" w:author="Anjali" w:date="2016-09-14T23:18:00Z">
        <w:r>
          <w:t xml:space="preserve">The taxi services run by </w:t>
        </w:r>
      </w:ins>
      <w:ins w:id="1001" w:author="Yash Ganthe" w:date="2016-09-15T07:19:00Z">
        <w:r w:rsidR="00526FE8">
          <w:t xml:space="preserve">GTDC and </w:t>
        </w:r>
      </w:ins>
      <w:ins w:id="1002" w:author="Anjali" w:date="2016-09-14T23:18:00Z">
        <w:r>
          <w:t xml:space="preserve">private individuals if </w:t>
        </w:r>
        <w:del w:id="1003" w:author="Yash Ganthe" w:date="2016-09-15T07:18:00Z">
          <w:r w:rsidDel="00526FE8">
            <w:delText>united</w:delText>
          </w:r>
        </w:del>
      </w:ins>
      <w:ins w:id="1004" w:author="Yash Ganthe" w:date="2016-09-15T07:18:00Z">
        <w:r w:rsidR="00526FE8">
          <w:t>brought</w:t>
        </w:r>
      </w:ins>
      <w:ins w:id="1005" w:author="Anjali" w:date="2016-09-14T23:18:00Z">
        <w:r>
          <w:t xml:space="preserve"> under a single banner can be hosted on Google Maps through our software </w:t>
        </w:r>
        <w:del w:id="1006" w:author="Yash Ganthe" w:date="2016-09-15T07:19:00Z">
          <w:r w:rsidDel="00526FE8">
            <w:delText>like the way</w:delText>
          </w:r>
        </w:del>
      </w:ins>
      <w:ins w:id="1007" w:author="Yash Ganthe" w:date="2016-09-15T07:19:00Z">
        <w:r w:rsidR="00526FE8">
          <w:t>similar to</w:t>
        </w:r>
      </w:ins>
      <w:ins w:id="1008" w:author="Anjali" w:date="2016-09-14T23:18:00Z">
        <w:r>
          <w:t xml:space="preserve"> Ola &amp; Uber cabs has hosted its service. </w:t>
        </w:r>
      </w:ins>
      <w:ins w:id="1009" w:author="Anjali" w:date="2016-09-14T23:19:00Z">
        <w:r w:rsidR="00A85163">
          <w:t>Customers can be provided with an approximate fare when they query for a destination.</w:t>
        </w:r>
      </w:ins>
    </w:p>
    <w:p w14:paraId="59CDA318" w14:textId="77777777" w:rsidR="004F25C1" w:rsidRDefault="004F25C1">
      <w:pPr>
        <w:rPr>
          <w:ins w:id="1010" w:author="Anjali" w:date="2016-09-15T10:31:00Z"/>
        </w:rPr>
        <w:pPrChange w:id="1011" w:author="Yash Ganthe" w:date="2016-09-15T06:36:00Z">
          <w:pPr>
            <w:pStyle w:val="Heading1"/>
          </w:pPr>
        </w:pPrChange>
      </w:pPr>
    </w:p>
    <w:p w14:paraId="40F6A92F" w14:textId="77777777" w:rsidR="004F25C1" w:rsidRDefault="004F25C1">
      <w:pPr>
        <w:rPr>
          <w:ins w:id="1012" w:author="Anjali" w:date="2016-09-15T10:31:00Z"/>
        </w:rPr>
        <w:pPrChange w:id="1013" w:author="Yash Ganthe" w:date="2016-09-15T06:36:00Z">
          <w:pPr>
            <w:pStyle w:val="Heading1"/>
          </w:pPr>
        </w:pPrChange>
      </w:pPr>
    </w:p>
    <w:p w14:paraId="51C54544" w14:textId="77777777" w:rsidR="004F25C1" w:rsidRDefault="004F25C1">
      <w:pPr>
        <w:rPr>
          <w:ins w:id="1014" w:author="Anjali" w:date="2016-09-15T10:31:00Z"/>
        </w:rPr>
        <w:pPrChange w:id="1015" w:author="Yash Ganthe" w:date="2016-09-15T06:36:00Z">
          <w:pPr>
            <w:pStyle w:val="Heading1"/>
          </w:pPr>
        </w:pPrChange>
      </w:pPr>
    </w:p>
    <w:p w14:paraId="17FF2FB3" w14:textId="77777777" w:rsidR="004F25C1" w:rsidRDefault="004F25C1">
      <w:pPr>
        <w:rPr>
          <w:ins w:id="1016" w:author="Anjali" w:date="2016-09-15T10:31:00Z"/>
        </w:rPr>
        <w:pPrChange w:id="1017" w:author="Yash Ganthe" w:date="2016-09-15T06:36:00Z">
          <w:pPr>
            <w:pStyle w:val="Heading1"/>
          </w:pPr>
        </w:pPrChange>
      </w:pPr>
    </w:p>
    <w:p w14:paraId="33D5B261" w14:textId="77777777" w:rsidR="004F25C1" w:rsidRDefault="004F25C1">
      <w:pPr>
        <w:rPr>
          <w:ins w:id="1018" w:author="Anjali" w:date="2016-09-15T10:31:00Z"/>
        </w:rPr>
        <w:pPrChange w:id="1019" w:author="Yash Ganthe" w:date="2016-09-15T06:36:00Z">
          <w:pPr>
            <w:pStyle w:val="Heading1"/>
          </w:pPr>
        </w:pPrChange>
      </w:pPr>
    </w:p>
    <w:p w14:paraId="56382B6E" w14:textId="77777777" w:rsidR="004F25C1" w:rsidRDefault="004F25C1">
      <w:pPr>
        <w:rPr>
          <w:ins w:id="1020" w:author="Anjali" w:date="2016-09-15T10:31:00Z"/>
        </w:rPr>
        <w:pPrChange w:id="1021" w:author="Yash Ganthe" w:date="2016-09-15T06:36:00Z">
          <w:pPr>
            <w:pStyle w:val="Heading1"/>
          </w:pPr>
        </w:pPrChange>
      </w:pPr>
    </w:p>
    <w:p w14:paraId="4A6EA3DC" w14:textId="77777777" w:rsidR="004F25C1" w:rsidRDefault="004F25C1">
      <w:pPr>
        <w:rPr>
          <w:ins w:id="1022" w:author="Anjali" w:date="2016-09-15T10:31:00Z"/>
        </w:rPr>
        <w:pPrChange w:id="1023" w:author="Yash Ganthe" w:date="2016-09-15T06:36:00Z">
          <w:pPr>
            <w:pStyle w:val="Heading1"/>
          </w:pPr>
        </w:pPrChange>
      </w:pPr>
    </w:p>
    <w:p w14:paraId="11910671" w14:textId="77777777" w:rsidR="004F25C1" w:rsidRPr="0068322E" w:rsidRDefault="004F25C1">
      <w:pPr>
        <w:rPr>
          <w:ins w:id="1024" w:author="Yash Ganthe" w:date="2016-09-14T02:17:00Z"/>
          <w:sz w:val="22"/>
          <w:rPrChange w:id="1025" w:author="Anjali" w:date="2016-09-14T23:18:00Z">
            <w:rPr>
              <w:ins w:id="1026" w:author="Yash Ganthe" w:date="2016-09-14T02:17:00Z"/>
            </w:rPr>
          </w:rPrChange>
        </w:rPr>
        <w:pPrChange w:id="1027" w:author="Yash Ganthe" w:date="2016-09-15T06:36:00Z">
          <w:pPr>
            <w:pStyle w:val="Heading1"/>
          </w:pPr>
        </w:pPrChange>
      </w:pPr>
    </w:p>
    <w:p w14:paraId="7F530AA9" w14:textId="77777777" w:rsidR="00345C94" w:rsidRPr="004F25C1" w:rsidRDefault="00345C94">
      <w:pPr>
        <w:pStyle w:val="Heading1"/>
        <w:jc w:val="both"/>
        <w:rPr>
          <w:ins w:id="1028" w:author="Yash Ganthe" w:date="2016-09-14T01:13:00Z"/>
          <w:b/>
          <w:sz w:val="36"/>
          <w:rPrChange w:id="1029" w:author="Anjali" w:date="2016-09-15T10:31:00Z">
            <w:rPr>
              <w:ins w:id="1030" w:author="Yash Ganthe" w:date="2016-09-14T01:13:00Z"/>
            </w:rPr>
          </w:rPrChange>
        </w:rPr>
        <w:pPrChange w:id="1031" w:author="Anjali" w:date="2016-09-14T22:44:00Z">
          <w:pPr>
            <w:pStyle w:val="Heading1"/>
          </w:pPr>
        </w:pPrChange>
      </w:pPr>
      <w:bookmarkStart w:id="1032" w:name="_Toc461891444"/>
      <w:ins w:id="1033" w:author="Yash Ganthe" w:date="2016-09-14T01:13:00Z">
        <w:r w:rsidRPr="004F25C1">
          <w:rPr>
            <w:b/>
            <w:sz w:val="36"/>
            <w:rPrChange w:id="1034" w:author="Anjali" w:date="2016-09-15T10:31:00Z">
              <w:rPr/>
            </w:rPrChange>
          </w:rPr>
          <w:lastRenderedPageBreak/>
          <w:t>Summary</w:t>
        </w:r>
        <w:bookmarkEnd w:id="1032"/>
      </w:ins>
    </w:p>
    <w:p w14:paraId="2FCCFB25" w14:textId="160134A1" w:rsidR="00345C94" w:rsidRPr="00A85163" w:rsidDel="004F25C1" w:rsidRDefault="00345C94" w:rsidP="003628A4">
      <w:pPr>
        <w:rPr>
          <w:ins w:id="1035" w:author="Yash Ganthe" w:date="2016-09-14T01:13:00Z"/>
          <w:del w:id="1036" w:author="Anjali" w:date="2016-09-15T10:31:00Z"/>
          <w:rPrChange w:id="1037" w:author="Anjali" w:date="2016-09-14T23:20:00Z">
            <w:rPr>
              <w:ins w:id="1038" w:author="Yash Ganthe" w:date="2016-09-14T01:13:00Z"/>
              <w:del w:id="1039" w:author="Anjali" w:date="2016-09-15T10:31:00Z"/>
            </w:rPr>
          </w:rPrChange>
        </w:rPr>
        <w:pPrChange w:id="1040" w:author="Yash Ganthe" w:date="2016-09-17T15:59:00Z">
          <w:pPr/>
        </w:pPrChange>
      </w:pPr>
      <w:ins w:id="1041" w:author="Yash Ganthe" w:date="2016-09-14T01:13:00Z">
        <w:r w:rsidRPr="00A85163">
          <w:rPr>
            <w:rPrChange w:id="1042" w:author="Anjali" w:date="2016-09-14T23:20:00Z">
              <w:rPr/>
            </w:rPrChange>
          </w:rPr>
          <w:t xml:space="preserve">This project will place Goa among the few places in India that provide public transport options to citizens at their fingertips. </w:t>
        </w:r>
      </w:ins>
      <w:ins w:id="1043" w:author="Anjali" w:date="2016-09-14T23:25:00Z">
        <w:r w:rsidR="00A85163">
          <w:t xml:space="preserve">With our capital Panaji being included in the smart city project, this initiative of making Goa digitally equipped and smarter will play a big role. </w:t>
        </w:r>
      </w:ins>
      <w:ins w:id="1044" w:author="Yash Ganthe" w:date="2016-09-14T01:13:00Z">
        <w:r w:rsidRPr="00A85163">
          <w:rPr>
            <w:rPrChange w:id="1045" w:author="Anjali" w:date="2016-09-14T23:20:00Z">
              <w:rPr/>
            </w:rPrChange>
          </w:rPr>
          <w:t xml:space="preserve">Any agency that subscribes to this service should expect increased revenue from passengers as citizens will begin to turn to public transport. The city/state will witness lesser traffic and cleaner air. Reduced fuel consumption will be a positive side effect of this project. </w:t>
        </w:r>
      </w:ins>
    </w:p>
    <w:p w14:paraId="65CB76C2" w14:textId="7356091F" w:rsidR="00345C94" w:rsidRPr="00A85163" w:rsidDel="004F25C1" w:rsidRDefault="00345C94" w:rsidP="003628A4">
      <w:pPr>
        <w:rPr>
          <w:del w:id="1046" w:author="Anjali" w:date="2016-09-15T10:31:00Z"/>
          <w:rPrChange w:id="1047" w:author="Anjali" w:date="2016-09-14T23:20:00Z">
            <w:rPr>
              <w:del w:id="1048" w:author="Anjali" w:date="2016-09-15T10:31:00Z"/>
              <w:shd w:val="clear" w:color="auto" w:fill="FFFFFF"/>
            </w:rPr>
          </w:rPrChange>
        </w:rPr>
        <w:pPrChange w:id="1049" w:author="Yash Ganthe" w:date="2016-09-17T15:59:00Z">
          <w:pPr>
            <w:spacing w:after="0"/>
            <w:jc w:val="both"/>
          </w:pPr>
        </w:pPrChange>
      </w:pPr>
    </w:p>
    <w:p w14:paraId="4997D2C8" w14:textId="46A8D675" w:rsidR="000578FA" w:rsidDel="004F25C1" w:rsidRDefault="000578FA" w:rsidP="003628A4">
      <w:pPr>
        <w:rPr>
          <w:del w:id="1050" w:author="Anjali" w:date="2016-09-15T10:31:00Z"/>
          <w:rFonts w:asciiTheme="majorHAnsi" w:hAnsiTheme="majorHAnsi" w:cs="Arial"/>
          <w:color w:val="252525"/>
          <w:sz w:val="32"/>
          <w:szCs w:val="32"/>
          <w:shd w:val="clear" w:color="auto" w:fill="FFFFFF"/>
        </w:rPr>
        <w:pPrChange w:id="1051" w:author="Yash Ganthe" w:date="2016-09-17T15:59:00Z">
          <w:pPr>
            <w:spacing w:after="0"/>
            <w:jc w:val="both"/>
          </w:pPr>
        </w:pPrChange>
      </w:pPr>
    </w:p>
    <w:p w14:paraId="607E287B" w14:textId="56A61DEA" w:rsidR="000578FA" w:rsidDel="00C63AAF" w:rsidRDefault="000578FA" w:rsidP="003628A4">
      <w:pPr>
        <w:rPr>
          <w:del w:id="1052" w:author="Anjali" w:date="2016-09-14T23:06:00Z"/>
          <w:rFonts w:asciiTheme="majorHAnsi" w:hAnsiTheme="majorHAnsi" w:cs="Arial"/>
          <w:b/>
          <w:color w:val="252525"/>
          <w:sz w:val="40"/>
          <w:szCs w:val="32"/>
          <w:shd w:val="clear" w:color="auto" w:fill="FFFFFF"/>
        </w:rPr>
        <w:pPrChange w:id="1053" w:author="Yash Ganthe" w:date="2016-09-17T15:59:00Z">
          <w:pPr>
            <w:spacing w:after="0"/>
            <w:jc w:val="center"/>
          </w:pPr>
        </w:pPrChange>
      </w:pPr>
      <w:del w:id="1054" w:author="Anjali" w:date="2016-09-14T23:06:00Z">
        <w:r w:rsidRPr="000578FA" w:rsidDel="00C63AAF">
          <w:rPr>
            <w:rFonts w:asciiTheme="majorHAnsi" w:hAnsiTheme="majorHAnsi" w:cs="Arial"/>
            <w:b/>
            <w:color w:val="252525"/>
            <w:sz w:val="40"/>
            <w:szCs w:val="32"/>
            <w:shd w:val="clear" w:color="auto" w:fill="FFFFFF"/>
          </w:rPr>
          <w:delText xml:space="preserve">WE </w:delText>
        </w:r>
        <w:r w:rsidDel="00C63AAF">
          <w:rPr>
            <w:rFonts w:asciiTheme="majorHAnsi" w:hAnsiTheme="majorHAnsi" w:cs="Arial"/>
            <w:b/>
            <w:color w:val="252525"/>
            <w:sz w:val="40"/>
            <w:szCs w:val="32"/>
            <w:shd w:val="clear" w:color="auto" w:fill="FFFFFF"/>
          </w:rPr>
          <w:delText>HAVE</w:delText>
        </w:r>
        <w:r w:rsidRPr="000578FA" w:rsidDel="00C63AAF">
          <w:rPr>
            <w:rFonts w:asciiTheme="majorHAnsi" w:hAnsiTheme="majorHAnsi" w:cs="Arial"/>
            <w:b/>
            <w:color w:val="252525"/>
            <w:sz w:val="40"/>
            <w:szCs w:val="32"/>
            <w:shd w:val="clear" w:color="auto" w:fill="FFFFFF"/>
          </w:rPr>
          <w:delText xml:space="preserve"> A SOLUTION FOR THIS</w:delText>
        </w:r>
        <w:r w:rsidDel="00C63AAF">
          <w:rPr>
            <w:rFonts w:asciiTheme="majorHAnsi" w:hAnsiTheme="majorHAnsi" w:cs="Arial"/>
            <w:b/>
            <w:color w:val="252525"/>
            <w:sz w:val="40"/>
            <w:szCs w:val="32"/>
            <w:shd w:val="clear" w:color="auto" w:fill="FFFFFF"/>
          </w:rPr>
          <w:delText xml:space="preserve"> !!</w:delText>
        </w:r>
      </w:del>
    </w:p>
    <w:p w14:paraId="62E3F11D" w14:textId="3DD686A7" w:rsidR="000578FA" w:rsidDel="00C63AAF" w:rsidRDefault="000578FA" w:rsidP="003628A4">
      <w:pPr>
        <w:rPr>
          <w:del w:id="1055" w:author="Anjali" w:date="2016-09-14T23:06:00Z"/>
          <w:rFonts w:asciiTheme="majorHAnsi" w:hAnsiTheme="majorHAnsi" w:cs="Arial"/>
          <w:b/>
          <w:color w:val="252525"/>
          <w:sz w:val="40"/>
          <w:szCs w:val="32"/>
          <w:shd w:val="clear" w:color="auto" w:fill="FFFFFF"/>
        </w:rPr>
        <w:pPrChange w:id="1056" w:author="Yash Ganthe" w:date="2016-09-17T15:59:00Z">
          <w:pPr>
            <w:spacing w:after="0"/>
            <w:jc w:val="center"/>
          </w:pPr>
        </w:pPrChange>
      </w:pPr>
    </w:p>
    <w:p w14:paraId="5DA5DE18" w14:textId="69F89D0A" w:rsidR="000578FA" w:rsidDel="00C63AAF" w:rsidRDefault="000578FA" w:rsidP="003628A4">
      <w:pPr>
        <w:rPr>
          <w:del w:id="1057" w:author="Anjali" w:date="2016-09-14T23:06:00Z"/>
          <w:rFonts w:asciiTheme="majorHAnsi" w:hAnsiTheme="majorHAnsi" w:cs="Arial"/>
          <w:b/>
          <w:color w:val="252525"/>
          <w:sz w:val="40"/>
          <w:szCs w:val="32"/>
          <w:shd w:val="clear" w:color="auto" w:fill="FFFFFF"/>
        </w:rPr>
        <w:pPrChange w:id="1058" w:author="Yash Ganthe" w:date="2016-09-17T15:59:00Z">
          <w:pPr>
            <w:spacing w:after="0"/>
            <w:jc w:val="center"/>
          </w:pPr>
        </w:pPrChange>
      </w:pPr>
    </w:p>
    <w:p w14:paraId="3F462286" w14:textId="01AD89D0" w:rsidR="000578FA" w:rsidDel="00C63AAF" w:rsidRDefault="000578FA" w:rsidP="003628A4">
      <w:pPr>
        <w:rPr>
          <w:del w:id="1059" w:author="Anjali" w:date="2016-09-14T23:06:00Z"/>
          <w:rFonts w:asciiTheme="majorHAnsi" w:hAnsiTheme="majorHAnsi" w:cs="Arial"/>
          <w:b/>
          <w:color w:val="252525"/>
          <w:sz w:val="40"/>
          <w:szCs w:val="32"/>
          <w:shd w:val="clear" w:color="auto" w:fill="FFFFFF"/>
        </w:rPr>
        <w:pPrChange w:id="1060" w:author="Yash Ganthe" w:date="2016-09-17T15:59:00Z">
          <w:pPr>
            <w:spacing w:after="0"/>
            <w:jc w:val="center"/>
          </w:pPr>
        </w:pPrChange>
      </w:pPr>
    </w:p>
    <w:p w14:paraId="00A7466D" w14:textId="6CBA417E" w:rsidR="004D571F" w:rsidDel="00C63AAF" w:rsidRDefault="004D571F" w:rsidP="003628A4">
      <w:pPr>
        <w:rPr>
          <w:del w:id="1061" w:author="Anjali" w:date="2016-09-14T23:06:00Z"/>
          <w:rFonts w:asciiTheme="majorHAnsi" w:hAnsiTheme="majorHAnsi" w:cs="Arial"/>
          <w:b/>
          <w:color w:val="252525"/>
          <w:sz w:val="40"/>
          <w:szCs w:val="32"/>
          <w:shd w:val="clear" w:color="auto" w:fill="FFFFFF"/>
        </w:rPr>
        <w:pPrChange w:id="1062" w:author="Yash Ganthe" w:date="2016-09-17T15:59:00Z">
          <w:pPr>
            <w:spacing w:after="0"/>
            <w:jc w:val="center"/>
          </w:pPr>
        </w:pPrChange>
      </w:pPr>
      <w:del w:id="1063" w:author="Anjali" w:date="2016-09-14T23:06:00Z">
        <w:r w:rsidDel="00C63AAF">
          <w:rPr>
            <w:rFonts w:asciiTheme="majorHAnsi" w:hAnsiTheme="majorHAnsi" w:cs="Arial"/>
            <w:b/>
            <w:color w:val="252525"/>
            <w:sz w:val="40"/>
            <w:szCs w:val="32"/>
            <w:shd w:val="clear" w:color="auto" w:fill="FFFFFF"/>
          </w:rPr>
          <w:delText>NewYug Technologies brings to you Google based Technology solution for this problem by integrating local transit timetables with Google Maps &amp; Google Transit.</w:delText>
        </w:r>
      </w:del>
    </w:p>
    <w:p w14:paraId="2C456B9C" w14:textId="406F6760" w:rsidR="004D571F" w:rsidDel="00C63AAF" w:rsidRDefault="004D571F" w:rsidP="003628A4">
      <w:pPr>
        <w:rPr>
          <w:del w:id="1064" w:author="Anjali" w:date="2016-09-14T23:06:00Z"/>
          <w:rFonts w:asciiTheme="majorHAnsi" w:hAnsiTheme="majorHAnsi" w:cs="Arial"/>
          <w:b/>
          <w:color w:val="252525"/>
          <w:sz w:val="40"/>
          <w:szCs w:val="32"/>
          <w:shd w:val="clear" w:color="auto" w:fill="FFFFFF"/>
        </w:rPr>
        <w:pPrChange w:id="1065" w:author="Yash Ganthe" w:date="2016-09-17T15:59:00Z">
          <w:pPr>
            <w:spacing w:after="0"/>
            <w:jc w:val="center"/>
          </w:pPr>
        </w:pPrChange>
      </w:pPr>
    </w:p>
    <w:p w14:paraId="7E3E195C" w14:textId="2BFF859B" w:rsidR="004D571F" w:rsidDel="00C63AAF" w:rsidRDefault="004E6A41" w:rsidP="003628A4">
      <w:pPr>
        <w:rPr>
          <w:del w:id="1066" w:author="Anjali" w:date="2016-09-14T23:06:00Z"/>
          <w:rFonts w:asciiTheme="majorHAnsi" w:hAnsiTheme="majorHAnsi" w:cs="Arial"/>
          <w:b/>
          <w:color w:val="252525"/>
          <w:sz w:val="40"/>
          <w:szCs w:val="32"/>
          <w:shd w:val="clear" w:color="auto" w:fill="FFFFFF"/>
        </w:rPr>
        <w:pPrChange w:id="1067" w:author="Yash Ganthe" w:date="2016-09-17T15:59:00Z">
          <w:pPr>
            <w:spacing w:after="0"/>
            <w:jc w:val="center"/>
          </w:pPr>
        </w:pPrChange>
      </w:pPr>
      <w:del w:id="1068" w:author="Anjali" w:date="2016-09-14T22:55:00Z">
        <w:r w:rsidDel="004E6A41">
          <w:rPr>
            <w:rFonts w:asciiTheme="majorHAnsi" w:hAnsiTheme="majorHAnsi"/>
            <w:noProof/>
            <w:sz w:val="32"/>
            <w:szCs w:val="32"/>
            <w:lang w:bidi="mr-IN"/>
            <w:rPrChange w:id="1069" w:author="Unknown">
              <w:rPr>
                <w:noProof/>
                <w:lang w:bidi="mr-IN"/>
              </w:rPr>
            </w:rPrChange>
          </w:rPr>
          <w:drawing>
            <wp:anchor distT="0" distB="0" distL="114300" distR="114300" simplePos="0" relativeHeight="251659264" behindDoc="1" locked="0" layoutInCell="1" allowOverlap="1" wp14:anchorId="356C482F" wp14:editId="59C9A790">
              <wp:simplePos x="0" y="0"/>
              <wp:positionH relativeFrom="margin">
                <wp:posOffset>-314325</wp:posOffset>
              </wp:positionH>
              <wp:positionV relativeFrom="paragraph">
                <wp:posOffset>-111760</wp:posOffset>
              </wp:positionV>
              <wp:extent cx="5323205" cy="4074300"/>
              <wp:effectExtent l="152400" t="152400" r="353695" b="3644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24">
                        <a:extLst>
                          <a:ext uri="{28A0092B-C50C-407E-A947-70E740481C1C}">
                            <a14:useLocalDpi xmlns:a14="http://schemas.microsoft.com/office/drawing/2010/main" val="0"/>
                          </a:ext>
                        </a:extLst>
                      </a:blip>
                      <a:stretch>
                        <a:fillRect/>
                      </a:stretch>
                    </pic:blipFill>
                    <pic:spPr>
                      <a:xfrm>
                        <a:off x="0" y="0"/>
                        <a:ext cx="5323205" cy="40743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del>
      <w:del w:id="1070" w:author="Anjali" w:date="2016-09-14T23:06:00Z">
        <w:r w:rsidR="004D571F" w:rsidDel="00C63AAF">
          <w:rPr>
            <w:rFonts w:asciiTheme="majorHAnsi" w:hAnsiTheme="majorHAnsi" w:cs="Arial"/>
            <w:b/>
            <w:noProof/>
            <w:color w:val="252525"/>
            <w:sz w:val="40"/>
            <w:szCs w:val="32"/>
            <w:shd w:val="clear" w:color="auto" w:fill="FFFFFF"/>
            <w:lang w:bidi="mr-IN"/>
            <w:rPrChange w:id="1071" w:author="Unknown">
              <w:rPr>
                <w:noProof/>
                <w:lang w:bidi="mr-IN"/>
              </w:rPr>
            </w:rPrChange>
          </w:rPr>
          <w:drawing>
            <wp:inline distT="0" distB="0" distL="0" distR="0" wp14:anchorId="6C72025F" wp14:editId="6CD1EAA6">
              <wp:extent cx="5943600" cy="2743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gle-maps-logo.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del>
    </w:p>
    <w:p w14:paraId="2F5FD406" w14:textId="35FAF723" w:rsidR="004D571F" w:rsidDel="00C63AAF" w:rsidRDefault="004D571F" w:rsidP="003628A4">
      <w:pPr>
        <w:rPr>
          <w:del w:id="1072" w:author="Anjali" w:date="2016-09-14T23:06:00Z"/>
          <w:rFonts w:asciiTheme="majorHAnsi" w:hAnsiTheme="majorHAnsi" w:cs="Arial"/>
          <w:b/>
          <w:color w:val="252525"/>
          <w:sz w:val="40"/>
          <w:szCs w:val="32"/>
          <w:shd w:val="clear" w:color="auto" w:fill="FFFFFF"/>
        </w:rPr>
        <w:pPrChange w:id="1073" w:author="Yash Ganthe" w:date="2016-09-17T15:59:00Z">
          <w:pPr>
            <w:spacing w:after="0"/>
            <w:jc w:val="center"/>
          </w:pPr>
        </w:pPrChange>
      </w:pPr>
    </w:p>
    <w:p w14:paraId="0A55B423" w14:textId="77E7CD55" w:rsidR="004D571F" w:rsidDel="00C63AAF" w:rsidRDefault="004D571F" w:rsidP="003628A4">
      <w:pPr>
        <w:rPr>
          <w:del w:id="1074" w:author="Anjali" w:date="2016-09-14T23:06:00Z"/>
          <w:rFonts w:asciiTheme="majorHAnsi" w:hAnsiTheme="majorHAnsi" w:cs="Arial"/>
          <w:b/>
          <w:color w:val="252525"/>
          <w:sz w:val="40"/>
          <w:szCs w:val="32"/>
          <w:shd w:val="clear" w:color="auto" w:fill="FFFFFF"/>
        </w:rPr>
        <w:pPrChange w:id="1075" w:author="Yash Ganthe" w:date="2016-09-17T15:59:00Z">
          <w:pPr>
            <w:spacing w:after="0"/>
            <w:jc w:val="center"/>
          </w:pPr>
        </w:pPrChange>
      </w:pPr>
    </w:p>
    <w:p w14:paraId="14EC60E9" w14:textId="12BD2AFF" w:rsidR="004D571F" w:rsidDel="00C63AAF" w:rsidRDefault="004D571F" w:rsidP="003628A4">
      <w:pPr>
        <w:rPr>
          <w:del w:id="1076" w:author="Anjali" w:date="2016-09-14T23:06:00Z"/>
          <w:rFonts w:asciiTheme="majorHAnsi" w:hAnsiTheme="majorHAnsi" w:cs="Arial"/>
          <w:b/>
          <w:color w:val="252525"/>
          <w:sz w:val="40"/>
          <w:szCs w:val="32"/>
          <w:shd w:val="clear" w:color="auto" w:fill="FFFFFF"/>
        </w:rPr>
        <w:pPrChange w:id="1077" w:author="Yash Ganthe" w:date="2016-09-17T15:59:00Z">
          <w:pPr>
            <w:spacing w:after="0"/>
            <w:jc w:val="center"/>
          </w:pPr>
        </w:pPrChange>
      </w:pPr>
    </w:p>
    <w:p w14:paraId="4B4E74FB" w14:textId="3F4A2C6A" w:rsidR="000578FA" w:rsidDel="00C63AAF" w:rsidRDefault="004D571F" w:rsidP="003628A4">
      <w:pPr>
        <w:rPr>
          <w:del w:id="1078" w:author="Anjali" w:date="2016-09-14T23:06:00Z"/>
          <w:rFonts w:asciiTheme="majorHAnsi" w:hAnsiTheme="majorHAnsi"/>
          <w:b/>
          <w:color w:val="2E74B5" w:themeColor="accent1" w:themeShade="BF"/>
          <w:sz w:val="40"/>
          <w:szCs w:val="32"/>
        </w:rPr>
        <w:pPrChange w:id="1079" w:author="Yash Ganthe" w:date="2016-09-17T15:59:00Z">
          <w:pPr>
            <w:spacing w:after="0"/>
            <w:jc w:val="center"/>
          </w:pPr>
        </w:pPrChange>
      </w:pPr>
      <w:moveFromRangeStart w:id="1080" w:author="Yash Ganthe" w:date="2016-09-14T00:47:00Z" w:name="move461577280"/>
      <w:moveFrom w:id="1081" w:author="Yash Ganthe" w:date="2016-09-14T00:47:00Z">
        <w:del w:id="1082" w:author="Anjali" w:date="2016-09-14T23:06:00Z">
          <w:r w:rsidDel="00C63AAF">
            <w:rPr>
              <w:rFonts w:asciiTheme="majorHAnsi" w:hAnsiTheme="majorHAnsi"/>
              <w:b/>
              <w:noProof/>
              <w:color w:val="2E74B5" w:themeColor="accent1" w:themeShade="BF"/>
              <w:sz w:val="40"/>
              <w:szCs w:val="32"/>
              <w:lang w:bidi="mr-IN"/>
              <w:rPrChange w:id="1083" w:author="Unknown">
                <w:rPr>
                  <w:noProof/>
                  <w:lang w:bidi="mr-IN"/>
                </w:rPr>
              </w:rPrChange>
            </w:rPr>
            <w:drawing>
              <wp:inline distT="0" distB="0" distL="0" distR="0" wp14:anchorId="4C23D120" wp14:editId="151A84FB">
                <wp:extent cx="5943600" cy="2558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Transi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del>
      </w:moveFrom>
      <w:moveFromRangeEnd w:id="1080"/>
    </w:p>
    <w:p w14:paraId="1BEA8CB7" w14:textId="51EC99DD" w:rsidR="004D571F" w:rsidDel="00C63AAF" w:rsidRDefault="004D571F" w:rsidP="003628A4">
      <w:pPr>
        <w:rPr>
          <w:del w:id="1084" w:author="Anjali" w:date="2016-09-14T23:06:00Z"/>
          <w:rFonts w:asciiTheme="majorHAnsi" w:hAnsiTheme="majorHAnsi"/>
          <w:b/>
          <w:color w:val="2E74B5" w:themeColor="accent1" w:themeShade="BF"/>
          <w:sz w:val="40"/>
          <w:szCs w:val="32"/>
        </w:rPr>
        <w:pPrChange w:id="1085" w:author="Yash Ganthe" w:date="2016-09-17T15:59:00Z">
          <w:pPr>
            <w:spacing w:after="0"/>
            <w:jc w:val="center"/>
          </w:pPr>
        </w:pPrChange>
      </w:pPr>
    </w:p>
    <w:p w14:paraId="1024FF8E" w14:textId="4EF40909" w:rsidR="004D571F" w:rsidDel="00C63AAF" w:rsidRDefault="004D571F" w:rsidP="003628A4">
      <w:pPr>
        <w:rPr>
          <w:del w:id="1086" w:author="Anjali" w:date="2016-09-14T23:06:00Z"/>
          <w:rFonts w:asciiTheme="majorHAnsi" w:hAnsiTheme="majorHAnsi"/>
          <w:sz w:val="32"/>
          <w:szCs w:val="32"/>
        </w:rPr>
        <w:pPrChange w:id="1087" w:author="Yash Ganthe" w:date="2016-09-17T15:59:00Z">
          <w:pPr>
            <w:spacing w:after="0"/>
            <w:jc w:val="center"/>
          </w:pPr>
        </w:pPrChange>
      </w:pPr>
      <w:del w:id="1088" w:author="Anjali" w:date="2016-09-14T23:06:00Z">
        <w:r w:rsidRPr="004D571F" w:rsidDel="00C63AAF">
          <w:rPr>
            <w:rFonts w:asciiTheme="majorHAnsi" w:hAnsiTheme="majorHAnsi"/>
            <w:sz w:val="32"/>
            <w:szCs w:val="32"/>
          </w:rPr>
          <w:delText>As a pilot project we have hosted two agencies based in Goa on Google Maps namely Kadamba Transport Corporation Ltd. &amp; Ferryboat Service run by River Navigation Department</w:delText>
        </w:r>
      </w:del>
    </w:p>
    <w:p w14:paraId="766CB177" w14:textId="030B7C4F" w:rsidR="004D571F" w:rsidDel="00C63AAF" w:rsidRDefault="004D571F" w:rsidP="003628A4">
      <w:pPr>
        <w:rPr>
          <w:del w:id="1089" w:author="Anjali" w:date="2016-09-14T23:06:00Z"/>
          <w:rFonts w:asciiTheme="majorHAnsi" w:hAnsiTheme="majorHAnsi"/>
          <w:sz w:val="32"/>
          <w:szCs w:val="32"/>
        </w:rPr>
        <w:pPrChange w:id="1090" w:author="Yash Ganthe" w:date="2016-09-17T15:59:00Z">
          <w:pPr>
            <w:spacing w:after="0"/>
            <w:jc w:val="center"/>
          </w:pPr>
        </w:pPrChange>
      </w:pPr>
    </w:p>
    <w:p w14:paraId="42E11BFD" w14:textId="79CDB0BC" w:rsidR="004D571F" w:rsidRPr="004D571F" w:rsidRDefault="00CE2D93" w:rsidP="003628A4">
      <w:pPr>
        <w:rPr>
          <w:rFonts w:asciiTheme="majorHAnsi" w:hAnsiTheme="majorHAnsi"/>
          <w:sz w:val="32"/>
          <w:szCs w:val="32"/>
        </w:rPr>
        <w:pPrChange w:id="1091" w:author="Yash Ganthe" w:date="2016-09-17T15:59:00Z">
          <w:pPr>
            <w:spacing w:after="0"/>
            <w:jc w:val="center"/>
          </w:pPr>
        </w:pPrChange>
      </w:pPr>
      <w:del w:id="1092" w:author="Anjali" w:date="2016-09-14T23:06:00Z">
        <w:r w:rsidDel="00C63AAF">
          <w:rPr>
            <w:rFonts w:asciiTheme="majorHAnsi" w:hAnsiTheme="majorHAnsi"/>
            <w:noProof/>
            <w:sz w:val="32"/>
            <w:szCs w:val="32"/>
            <w:lang w:bidi="mr-IN"/>
            <w:rPrChange w:id="1093" w:author="Unknown">
              <w:rPr>
                <w:noProof/>
                <w:lang w:bidi="mr-IN"/>
              </w:rPr>
            </w:rPrChange>
          </w:rPr>
          <w:drawing>
            <wp:anchor distT="0" distB="0" distL="114300" distR="114300" simplePos="0" relativeHeight="251661312" behindDoc="1" locked="0" layoutInCell="1" allowOverlap="1" wp14:anchorId="7C8BAB6C" wp14:editId="153C546F">
              <wp:simplePos x="0" y="0"/>
              <wp:positionH relativeFrom="margin">
                <wp:posOffset>3114675</wp:posOffset>
              </wp:positionH>
              <wp:positionV relativeFrom="paragraph">
                <wp:posOffset>4025265</wp:posOffset>
              </wp:positionV>
              <wp:extent cx="2343150" cy="3668042"/>
              <wp:effectExtent l="0" t="0" r="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2.JPG"/>
                      <pic:cNvPicPr/>
                    </pic:nvPicPr>
                    <pic:blipFill>
                      <a:blip r:embed="rId23">
                        <a:extLst>
                          <a:ext uri="{28A0092B-C50C-407E-A947-70E740481C1C}">
                            <a14:useLocalDpi xmlns:a14="http://schemas.microsoft.com/office/drawing/2010/main" val="0"/>
                          </a:ext>
                        </a:extLst>
                      </a:blip>
                      <a:stretch>
                        <a:fillRect/>
                      </a:stretch>
                    </pic:blipFill>
                    <pic:spPr>
                      <a:xfrm>
                        <a:off x="0" y="0"/>
                        <a:ext cx="2345419" cy="3671593"/>
                      </a:xfrm>
                      <a:prstGeom prst="rect">
                        <a:avLst/>
                      </a:prstGeom>
                    </pic:spPr>
                  </pic:pic>
                </a:graphicData>
              </a:graphic>
              <wp14:sizeRelH relativeFrom="margin">
                <wp14:pctWidth>0</wp14:pctWidth>
              </wp14:sizeRelH>
              <wp14:sizeRelV relativeFrom="margin">
                <wp14:pctHeight>0</wp14:pctHeight>
              </wp14:sizeRelV>
            </wp:anchor>
          </w:drawing>
        </w:r>
        <w:r w:rsidDel="00C63AAF">
          <w:rPr>
            <w:rFonts w:asciiTheme="majorHAnsi" w:hAnsiTheme="majorHAnsi"/>
            <w:noProof/>
            <w:sz w:val="32"/>
            <w:szCs w:val="32"/>
            <w:lang w:bidi="mr-IN"/>
            <w:rPrChange w:id="1094" w:author="Unknown">
              <w:rPr>
                <w:noProof/>
                <w:lang w:bidi="mr-IN"/>
              </w:rPr>
            </w:rPrChange>
          </w:rPr>
          <w:drawing>
            <wp:anchor distT="0" distB="0" distL="114300" distR="114300" simplePos="0" relativeHeight="251660288" behindDoc="1" locked="0" layoutInCell="1" allowOverlap="1" wp14:anchorId="467FE617" wp14:editId="33AAC9F0">
              <wp:simplePos x="0" y="0"/>
              <wp:positionH relativeFrom="column">
                <wp:posOffset>352425</wp:posOffset>
              </wp:positionH>
              <wp:positionV relativeFrom="paragraph">
                <wp:posOffset>3983355</wp:posOffset>
              </wp:positionV>
              <wp:extent cx="2552700" cy="3683092"/>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JPG"/>
                      <pic:cNvPicPr/>
                    </pic:nvPicPr>
                    <pic:blipFill>
                      <a:blip r:embed="rId22">
                        <a:extLst>
                          <a:ext uri="{28A0092B-C50C-407E-A947-70E740481C1C}">
                            <a14:useLocalDpi xmlns:a14="http://schemas.microsoft.com/office/drawing/2010/main" val="0"/>
                          </a:ext>
                        </a:extLst>
                      </a:blip>
                      <a:stretch>
                        <a:fillRect/>
                      </a:stretch>
                    </pic:blipFill>
                    <pic:spPr>
                      <a:xfrm>
                        <a:off x="0" y="0"/>
                        <a:ext cx="2552700" cy="3683092"/>
                      </a:xfrm>
                      <a:prstGeom prst="rect">
                        <a:avLst/>
                      </a:prstGeom>
                    </pic:spPr>
                  </pic:pic>
                </a:graphicData>
              </a:graphic>
              <wp14:sizeRelH relativeFrom="margin">
                <wp14:pctWidth>0</wp14:pctWidth>
              </wp14:sizeRelH>
              <wp14:sizeRelV relativeFrom="margin">
                <wp14:pctHeight>0</wp14:pctHeight>
              </wp14:sizeRelV>
            </wp:anchor>
          </w:drawing>
        </w:r>
      </w:del>
    </w:p>
    <w:sectPr w:rsidR="004D571F" w:rsidRPr="004D571F" w:rsidSect="000B2C06">
      <w:headerReference w:type="default" r:id="rId31"/>
      <w:footerReference w:type="default" r:id="rId32"/>
      <w:headerReference w:type="first" r:id="rId33"/>
      <w:footerReference w:type="first" r:id="rId34"/>
      <w:pgSz w:w="12240" w:h="15840"/>
      <w:pgMar w:top="1440" w:right="1440" w:bottom="1440" w:left="1440" w:header="90" w:footer="720" w:gutter="0"/>
      <w:pgNumType w:start="0"/>
      <w:cols w:space="720"/>
      <w:titlePg/>
      <w:docGrid w:linePitch="360"/>
      <w:sectPrChange w:id="1140" w:author="Yash Ganthe" w:date="2016-09-14T02:29:00Z">
        <w:sectPr w:rsidR="004D571F" w:rsidRPr="004D571F" w:rsidSect="000B2C06">
          <w:pgMar w:top="1440" w:right="1440" w:bottom="1440" w:left="1440" w:header="720" w:footer="720"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94" w:author="Yash Ganthe" w:date="2016-09-14T01:00:00Z" w:initials="YG">
    <w:p w14:paraId="2B1507A3" w14:textId="77777777" w:rsidR="000E751F" w:rsidRDefault="000E751F">
      <w:pPr>
        <w:pStyle w:val="CommentText"/>
      </w:pPr>
      <w:r>
        <w:rPr>
          <w:rStyle w:val="CommentReference"/>
        </w:rPr>
        <w:annotationRef/>
      </w:r>
      <w:r>
        <w:t>Put a better image 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1507A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4ADBD0" w14:textId="77777777" w:rsidR="00833A52" w:rsidRDefault="00833A52" w:rsidP="000B2C06">
      <w:pPr>
        <w:spacing w:after="0" w:line="240" w:lineRule="auto"/>
      </w:pPr>
      <w:r>
        <w:separator/>
      </w:r>
    </w:p>
  </w:endnote>
  <w:endnote w:type="continuationSeparator" w:id="0">
    <w:p w14:paraId="5BF84CE9" w14:textId="77777777" w:rsidR="00833A52" w:rsidRDefault="00833A52" w:rsidP="000B2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Baskerville Old Face">
    <w:panose1 w:val="02020602080505020303"/>
    <w:charset w:val="00"/>
    <w:family w:val="roman"/>
    <w:pitch w:val="variable"/>
    <w:sig w:usb0="00000003" w:usb1="00000000" w:usb2="00000000" w:usb3="00000000" w:csb0="00000001" w:csb1="00000000"/>
  </w:font>
  <w:font w:name="Imprint MT Shadow">
    <w:panose1 w:val="04020605060303030202"/>
    <w:charset w:val="00"/>
    <w:family w:val="decorativ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8BE10" w14:textId="5FF5A1C0" w:rsidR="00FA0B56" w:rsidRPr="00FA0B56" w:rsidRDefault="00FA0B56">
    <w:pPr>
      <w:pStyle w:val="Footer"/>
      <w:rPr>
        <w:b/>
        <w:bCs/>
        <w:rPrChange w:id="1109" w:author="Yash Ganthe" w:date="2016-09-15T06:40:00Z">
          <w:rPr/>
        </w:rPrChange>
      </w:rPr>
    </w:pPr>
    <w:ins w:id="1110" w:author="Yash Ganthe" w:date="2016-09-15T06:33:00Z">
      <w:r w:rsidRPr="00FA0B56">
        <w:rPr>
          <w:b/>
          <w:bCs/>
          <w:noProof/>
          <w:lang w:bidi="mr-IN"/>
          <w:rPrChange w:id="1111" w:author="Yash Ganthe" w:date="2016-09-15T06:40:00Z">
            <w:rPr>
              <w:noProof/>
              <w:lang w:bidi="mr-IN"/>
            </w:rPr>
          </w:rPrChange>
        </w:rPr>
        <mc:AlternateContent>
          <mc:Choice Requires="wpg">
            <w:drawing>
              <wp:anchor distT="0" distB="0" distL="114300" distR="114300" simplePos="0" relativeHeight="251661312" behindDoc="0" locked="0" layoutInCell="1" allowOverlap="1" wp14:anchorId="6D4B225B" wp14:editId="7671F491">
                <wp:simplePos x="0" y="0"/>
                <wp:positionH relativeFrom="page">
                  <wp:align>right</wp:align>
                </wp:positionH>
                <wp:positionV relativeFrom="bottomMargin">
                  <wp:align>center</wp:align>
                </wp:positionV>
                <wp:extent cx="6172200" cy="274320"/>
                <wp:effectExtent l="0" t="0" r="0" b="0"/>
                <wp:wrapNone/>
                <wp:docPr id="159" name="Group 159"/>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0" name="Rectangle 160"/>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Text Box 161"/>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D849F" w14:textId="53B035D2" w:rsidR="00FA0B56" w:rsidRPr="000C7180" w:rsidRDefault="00833A52">
                              <w:pPr>
                                <w:pStyle w:val="Footer"/>
                                <w:tabs>
                                  <w:tab w:val="clear" w:pos="4680"/>
                                  <w:tab w:val="clear" w:pos="9360"/>
                                </w:tabs>
                                <w:jc w:val="right"/>
                                <w:rPr>
                                  <w:b/>
                                  <w:bCs/>
                                  <w:rPrChange w:id="1112" w:author="Yash Ganthe" w:date="2016-09-15T14:28:00Z">
                                    <w:rPr/>
                                  </w:rPrChange>
                                </w:rPr>
                              </w:pPr>
                              <w:sdt>
                                <w:sdtPr>
                                  <w:rPr>
                                    <w:b/>
                                    <w:bCs/>
                                    <w:caps/>
                                    <w:color w:val="5B9BD5" w:themeColor="accent1"/>
                                    <w:sz w:val="20"/>
                                    <w:szCs w:val="20"/>
                                  </w:rPr>
                                  <w:alias w:val="Title"/>
                                  <w:tag w:val=""/>
                                  <w:id w:val="443193802"/>
                                  <w:dataBinding w:prefixMappings="xmlns:ns0='http://purl.org/dc/elements/1.1/' xmlns:ns1='http://schemas.openxmlformats.org/package/2006/metadata/core-properties' " w:xpath="/ns1:coreProperties[1]/ns0:title[1]" w:storeItemID="{6C3C8BC8-F283-45AE-878A-BAB7291924A1}"/>
                                  <w:text/>
                                </w:sdtPr>
                                <w:sdtEndPr/>
                                <w:sdtContent>
                                  <w:ins w:id="1113" w:author="Yash Ganthe" w:date="2016-09-15T06:33:00Z">
                                    <w:r w:rsidR="00FA0B56" w:rsidRPr="000C7180">
                                      <w:rPr>
                                        <w:b/>
                                        <w:bCs/>
                                        <w:caps/>
                                        <w:color w:val="5B9BD5" w:themeColor="accent1"/>
                                        <w:sz w:val="20"/>
                                        <w:szCs w:val="20"/>
                                        <w:rPrChange w:id="1114" w:author="Yash Ganthe" w:date="2016-09-15T14:28:00Z">
                                          <w:rPr>
                                            <w:caps/>
                                            <w:color w:val="5B9BD5" w:themeColor="accent1"/>
                                            <w:sz w:val="20"/>
                                            <w:szCs w:val="20"/>
                                          </w:rPr>
                                        </w:rPrChange>
                                      </w:rPr>
                                      <w:t>Goa on Google</w:t>
                                    </w:r>
                                  </w:ins>
                                </w:sdtContent>
                              </w:sdt>
                              <w:r w:rsidR="00FA0B56" w:rsidRPr="000C7180">
                                <w:rPr>
                                  <w:b/>
                                  <w:bCs/>
                                  <w:caps/>
                                  <w:color w:val="808080" w:themeColor="background1" w:themeShade="80"/>
                                  <w:sz w:val="20"/>
                                  <w:szCs w:val="20"/>
                                  <w:rPrChange w:id="1115" w:author="Yash Ganthe" w:date="2016-09-15T14:28:00Z">
                                    <w:rPr>
                                      <w:caps/>
                                      <w:color w:val="808080" w:themeColor="background1" w:themeShade="80"/>
                                      <w:sz w:val="20"/>
                                      <w:szCs w:val="20"/>
                                    </w:rPr>
                                  </w:rPrChange>
                                </w:rPr>
                                <w:t> | </w:t>
                              </w:r>
                              <w:sdt>
                                <w:sdtPr>
                                  <w:rPr>
                                    <w:b/>
                                    <w:bCs/>
                                    <w:color w:val="808080" w:themeColor="background1" w:themeShade="80"/>
                                    <w:sz w:val="20"/>
                                    <w:szCs w:val="20"/>
                                  </w:rPr>
                                  <w:alias w:val="Subtitle"/>
                                  <w:tag w:val=""/>
                                  <w:id w:val="1021508958"/>
                                  <w:dataBinding w:prefixMappings="xmlns:ns0='http://purl.org/dc/elements/1.1/' xmlns:ns1='http://schemas.openxmlformats.org/package/2006/metadata/core-properties' " w:xpath="/ns1:coreProperties[1]/ns0:subject[1]" w:storeItemID="{6C3C8BC8-F283-45AE-878A-BAB7291924A1}"/>
                                  <w:text/>
                                </w:sdtPr>
                                <w:sdtEndPr/>
                                <w:sdtContent>
                                  <w:ins w:id="1116" w:author="Yash Ganthe" w:date="2016-09-15T06:33:00Z">
                                    <w:r w:rsidR="00FA0B56" w:rsidRPr="000C7180">
                                      <w:rPr>
                                        <w:b/>
                                        <w:bCs/>
                                        <w:color w:val="808080" w:themeColor="background1" w:themeShade="80"/>
                                        <w:sz w:val="20"/>
                                        <w:szCs w:val="20"/>
                                        <w:rPrChange w:id="1117" w:author="Yash Ganthe" w:date="2016-09-15T14:28:00Z">
                                          <w:rPr>
                                            <w:color w:val="808080" w:themeColor="background1" w:themeShade="80"/>
                                            <w:sz w:val="20"/>
                                            <w:szCs w:val="20"/>
                                          </w:rPr>
                                        </w:rPrChange>
                                      </w:rPr>
                                      <w:t>Bringing information to fingertips</w:t>
                                    </w:r>
                                  </w:ins>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6D4B225B" id="Group 159" o:spid="_x0000_s1047" style="position:absolute;margin-left:434.8pt;margin-top:0;width:486pt;height:21.6pt;z-index:251661312;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">
                <v:rect id="Rectangle 160" o:spid="_x0000_s1048" style="position:absolute;left:2286;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type id="_x0000_t202" coordsize="21600,21600" o:spt="202" path="m,l,21600r21600,l21600,xe">
                  <v:stroke joinstyle="miter"/>
                  <v:path gradientshapeok="t" o:connecttype="rect"/>
                </v:shapetype>
                <v:shape id="Text Box 161" o:spid="_x0000_s1049" type="#_x0000_t202" style="position:absolute;top:95;width:59436;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UZcIA&#10;AADcAAAADwAAAGRycy9kb3ducmV2LnhtbERPS27CMBDdV+IO1iB1VxxYIJRiEGpBYoX49ACjeJqk&#10;xONgO4nL6XGlSuzm6X1nuY6mET05X1tWMJ1kIIgLq2suFXxddm8LED4ga2wsk4Jf8rBejV6WmGs7&#10;8In6cyhFCmGfo4IqhDaX0hcVGfQT2xIn7ts6gyFBV0rtcEjhppGzLJtLgzWnhgpb+qiouJ47o+DY&#10;6yJ0s+HzfshusbtvDz8udkq9juPmHUSgGJ7if/dep/nzKfw9ky6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ZRlwgAAANwAAAAPAAAAAAAAAAAAAAAAAJgCAABkcnMvZG93&#10;bnJldi54bWxQSwUGAAAAAAQABAD1AAAAhwMAAAAA&#10;" filled="f" stroked="f" strokeweight=".5pt">
                  <v:textbox style="mso-fit-shape-to-text:t" inset="0,,0">
                    <w:txbxContent>
                      <w:p w14:paraId="329D849F" w14:textId="53B035D2" w:rsidR="00FA0B56" w:rsidRPr="000C7180" w:rsidRDefault="00833A52">
                        <w:pPr>
                          <w:pStyle w:val="Footer"/>
                          <w:tabs>
                            <w:tab w:val="clear" w:pos="4680"/>
                            <w:tab w:val="clear" w:pos="9360"/>
                          </w:tabs>
                          <w:jc w:val="right"/>
                          <w:rPr>
                            <w:b/>
                            <w:bCs/>
                            <w:rPrChange w:id="1118" w:author="Yash Ganthe" w:date="2016-09-15T14:28:00Z">
                              <w:rPr/>
                            </w:rPrChange>
                          </w:rPr>
                        </w:pPr>
                        <w:sdt>
                          <w:sdtPr>
                            <w:rPr>
                              <w:b/>
                              <w:bCs/>
                              <w:caps/>
                              <w:color w:val="5B9BD5" w:themeColor="accent1"/>
                              <w:sz w:val="20"/>
                              <w:szCs w:val="20"/>
                            </w:rPr>
                            <w:alias w:val="Title"/>
                            <w:tag w:val=""/>
                            <w:id w:val="443193802"/>
                            <w:dataBinding w:prefixMappings="xmlns:ns0='http://purl.org/dc/elements/1.1/' xmlns:ns1='http://schemas.openxmlformats.org/package/2006/metadata/core-properties' " w:xpath="/ns1:coreProperties[1]/ns0:title[1]" w:storeItemID="{6C3C8BC8-F283-45AE-878A-BAB7291924A1}"/>
                            <w:text/>
                          </w:sdtPr>
                          <w:sdtEndPr/>
                          <w:sdtContent>
                            <w:ins w:id="1119" w:author="Yash Ganthe" w:date="2016-09-15T06:33:00Z">
                              <w:r w:rsidR="00FA0B56" w:rsidRPr="000C7180">
                                <w:rPr>
                                  <w:b/>
                                  <w:bCs/>
                                  <w:caps/>
                                  <w:color w:val="5B9BD5" w:themeColor="accent1"/>
                                  <w:sz w:val="20"/>
                                  <w:szCs w:val="20"/>
                                  <w:rPrChange w:id="1120" w:author="Yash Ganthe" w:date="2016-09-15T14:28:00Z">
                                    <w:rPr>
                                      <w:caps/>
                                      <w:color w:val="5B9BD5" w:themeColor="accent1"/>
                                      <w:sz w:val="20"/>
                                      <w:szCs w:val="20"/>
                                    </w:rPr>
                                  </w:rPrChange>
                                </w:rPr>
                                <w:t>Goa on Google</w:t>
                              </w:r>
                            </w:ins>
                          </w:sdtContent>
                        </w:sdt>
                        <w:r w:rsidR="00FA0B56" w:rsidRPr="000C7180">
                          <w:rPr>
                            <w:b/>
                            <w:bCs/>
                            <w:caps/>
                            <w:color w:val="808080" w:themeColor="background1" w:themeShade="80"/>
                            <w:sz w:val="20"/>
                            <w:szCs w:val="20"/>
                            <w:rPrChange w:id="1121" w:author="Yash Ganthe" w:date="2016-09-15T14:28:00Z">
                              <w:rPr>
                                <w:caps/>
                                <w:color w:val="808080" w:themeColor="background1" w:themeShade="80"/>
                                <w:sz w:val="20"/>
                                <w:szCs w:val="20"/>
                              </w:rPr>
                            </w:rPrChange>
                          </w:rPr>
                          <w:t> | </w:t>
                        </w:r>
                        <w:sdt>
                          <w:sdtPr>
                            <w:rPr>
                              <w:b/>
                              <w:bCs/>
                              <w:color w:val="808080" w:themeColor="background1" w:themeShade="80"/>
                              <w:sz w:val="20"/>
                              <w:szCs w:val="20"/>
                            </w:rPr>
                            <w:alias w:val="Subtitle"/>
                            <w:tag w:val=""/>
                            <w:id w:val="1021508958"/>
                            <w:dataBinding w:prefixMappings="xmlns:ns0='http://purl.org/dc/elements/1.1/' xmlns:ns1='http://schemas.openxmlformats.org/package/2006/metadata/core-properties' " w:xpath="/ns1:coreProperties[1]/ns0:subject[1]" w:storeItemID="{6C3C8BC8-F283-45AE-878A-BAB7291924A1}"/>
                            <w:text/>
                          </w:sdtPr>
                          <w:sdtEndPr/>
                          <w:sdtContent>
                            <w:ins w:id="1122" w:author="Yash Ganthe" w:date="2016-09-15T06:33:00Z">
                              <w:r w:rsidR="00FA0B56" w:rsidRPr="000C7180">
                                <w:rPr>
                                  <w:b/>
                                  <w:bCs/>
                                  <w:color w:val="808080" w:themeColor="background1" w:themeShade="80"/>
                                  <w:sz w:val="20"/>
                                  <w:szCs w:val="20"/>
                                  <w:rPrChange w:id="1123" w:author="Yash Ganthe" w:date="2016-09-15T14:28:00Z">
                                    <w:rPr>
                                      <w:color w:val="808080" w:themeColor="background1" w:themeShade="80"/>
                                      <w:sz w:val="20"/>
                                      <w:szCs w:val="20"/>
                                    </w:rPr>
                                  </w:rPrChange>
                                </w:rPr>
                                <w:t>Bringing information to fingertips</w:t>
                              </w:r>
                            </w:ins>
                          </w:sdtContent>
                        </w:sdt>
                      </w:p>
                    </w:txbxContent>
                  </v:textbox>
                </v:shape>
                <w10:wrap anchorx="page" anchory="margin"/>
              </v:group>
            </w:pict>
          </mc:Fallback>
        </mc:AlternateContent>
      </w:r>
    </w:ins>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7DBB6" w14:textId="391C723D" w:rsidR="00FA0B56" w:rsidRDefault="00FA0B56">
    <w:pPr>
      <w:pStyle w:val="Footer"/>
    </w:pPr>
    <w:ins w:id="1127" w:author="Yash Ganthe" w:date="2016-09-15T06:32:00Z">
      <w:r>
        <w:rPr>
          <w:noProof/>
          <w:lang w:bidi="mr-IN"/>
        </w:rPr>
        <mc:AlternateContent>
          <mc:Choice Requires="wpg">
            <w:drawing>
              <wp:anchor distT="0" distB="0" distL="114300" distR="114300" simplePos="0" relativeHeight="251659264" behindDoc="0" locked="0" layoutInCell="1" allowOverlap="1" wp14:anchorId="135770C5" wp14:editId="1C8DEA8B">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57295" w14:textId="58816859" w:rsidR="00FA0B56" w:rsidRPr="000B23AD" w:rsidRDefault="00833A52">
                              <w:pPr>
                                <w:pStyle w:val="Footer"/>
                                <w:tabs>
                                  <w:tab w:val="clear" w:pos="4680"/>
                                  <w:tab w:val="clear" w:pos="9360"/>
                                </w:tabs>
                                <w:jc w:val="right"/>
                                <w:rPr>
                                  <w:b/>
                                  <w:bCs/>
                                  <w:rPrChange w:id="1128" w:author="Yash Ganthe" w:date="2016-09-15T14:28:00Z">
                                    <w:rPr/>
                                  </w:rPrChange>
                                </w:rPr>
                              </w:pPr>
                              <w:sdt>
                                <w:sdtPr>
                                  <w:rPr>
                                    <w:b/>
                                    <w:bCs/>
                                    <w:caps/>
                                    <w:color w:val="5B9BD5"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ins w:id="1129" w:author="Yash Ganthe" w:date="2016-09-15T06:32:00Z">
                                    <w:r w:rsidR="00FA0B56" w:rsidRPr="000B23AD">
                                      <w:rPr>
                                        <w:b/>
                                        <w:bCs/>
                                        <w:caps/>
                                        <w:color w:val="5B9BD5" w:themeColor="accent1"/>
                                        <w:sz w:val="20"/>
                                        <w:szCs w:val="20"/>
                                        <w:rPrChange w:id="1130" w:author="Yash Ganthe" w:date="2016-09-15T14:28:00Z">
                                          <w:rPr>
                                            <w:caps/>
                                            <w:color w:val="5B9BD5" w:themeColor="accent1"/>
                                            <w:sz w:val="20"/>
                                            <w:szCs w:val="20"/>
                                          </w:rPr>
                                        </w:rPrChange>
                                      </w:rPr>
                                      <w:t>Goa on Google</w:t>
                                    </w:r>
                                  </w:ins>
                                </w:sdtContent>
                              </w:sdt>
                              <w:r w:rsidR="00FA0B56" w:rsidRPr="000B23AD">
                                <w:rPr>
                                  <w:b/>
                                  <w:bCs/>
                                  <w:caps/>
                                  <w:color w:val="808080" w:themeColor="background1" w:themeShade="80"/>
                                  <w:sz w:val="20"/>
                                  <w:szCs w:val="20"/>
                                  <w:rPrChange w:id="1131" w:author="Yash Ganthe" w:date="2016-09-15T14:28:00Z">
                                    <w:rPr>
                                      <w:caps/>
                                      <w:color w:val="808080" w:themeColor="background1" w:themeShade="80"/>
                                      <w:sz w:val="20"/>
                                      <w:szCs w:val="20"/>
                                    </w:rPr>
                                  </w:rPrChange>
                                </w:rPr>
                                <w:t> | </w:t>
                              </w:r>
                              <w:sdt>
                                <w:sdtPr>
                                  <w:rPr>
                                    <w:b/>
                                    <w:bCs/>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ins w:id="1132" w:author="Yash Ganthe" w:date="2016-09-15T06:32:00Z">
                                    <w:r w:rsidR="00FA0B56" w:rsidRPr="000B23AD">
                                      <w:rPr>
                                        <w:b/>
                                        <w:bCs/>
                                        <w:color w:val="808080" w:themeColor="background1" w:themeShade="80"/>
                                        <w:sz w:val="20"/>
                                        <w:szCs w:val="20"/>
                                        <w:rPrChange w:id="1133" w:author="Yash Ganthe" w:date="2016-09-15T14:28:00Z">
                                          <w:rPr>
                                            <w:color w:val="808080" w:themeColor="background1" w:themeShade="80"/>
                                            <w:sz w:val="20"/>
                                            <w:szCs w:val="20"/>
                                          </w:rPr>
                                        </w:rPrChange>
                                      </w:rPr>
                                      <w:t>Bringing information to fingertips</w:t>
                                    </w:r>
                                  </w:ins>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135770C5" id="Group 164" o:spid="_x0000_s1050"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">
                <v:rect id="Rectangle 165" o:spid="_x0000_s1051" style="position:absolute;left:2286;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1gk8QA&#10;AADcAAAADwAAAGRycy9kb3ducmV2LnhtbERP22rCQBB9F/yHZQRfRDcVDRJdRSqC0lLwhq9DdkyC&#10;2dmYXTX167uFQt/mcK4zWzSmFA+qXWFZwdsgAkGcWl1wpuB4WPcnIJxH1lhaJgXf5GAxb7dmmGj7&#10;5B099j4TIYRdggpy76tESpfmZNANbEUcuIutDfoA60zqGp8h3JRyGEWxNFhwaMixovec0uv+bhTc&#10;RhPeHj+G8ae/nF+v86l3GK++lOp2muUUhKfG/4v/3Bsd5sdj+H0mXC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dYJPEAAAA3AAAAA8AAAAAAAAAAAAAAAAAmAIAAGRycy9k&#10;b3ducmV2LnhtbFBLBQYAAAAABAAEAPUAAACJAwAAAAA=&#10;" fillcolor="white [3212]" stroked="f" strokeweight="1pt">
                  <v:fill opacity="0"/>
                </v:rect>
                <v:shapetype id="_x0000_t202" coordsize="21600,21600" o:spt="202" path="m,l,21600r21600,l21600,xe">
                  <v:stroke joinstyle="miter"/>
                  <v:path gradientshapeok="t" o:connecttype="rect"/>
                </v:shapetype>
                <v:shape id="Text Box 166" o:spid="_x0000_s1052" type="#_x0000_t202" style="position:absolute;top:95;width:59436;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wMEcIA&#10;AADcAAAADwAAAGRycy9kb3ducmV2LnhtbERPzWrCQBC+F3yHZQRvdVMPoURXEWuhJ2mtDzBkxyRt&#10;djbubpLVp+8KQm/z8f3OahNNKwZyvrGs4GWegSAurW64UnD6fn9+BeEDssbWMim4kofNevK0wkLb&#10;kb9oOIZKpBD2BSqoQ+gKKX1Zk0E/tx1x4s7WGQwJukpqh2MKN61cZFkuDTacGmrsaFdT+XvsjYLP&#10;QZehX4xvt0N2if1tf/hxsVdqNo3bJYhAMfyLH+4PnebnOdyfS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AwRwgAAANwAAAAPAAAAAAAAAAAAAAAAAJgCAABkcnMvZG93&#10;bnJldi54bWxQSwUGAAAAAAQABAD1AAAAhwMAAAAA&#10;" filled="f" stroked="f" strokeweight=".5pt">
                  <v:textbox style="mso-fit-shape-to-text:t" inset="0,,0">
                    <w:txbxContent>
                      <w:p w14:paraId="34A57295" w14:textId="58816859" w:rsidR="00FA0B56" w:rsidRPr="000B23AD" w:rsidRDefault="00833A52">
                        <w:pPr>
                          <w:pStyle w:val="Footer"/>
                          <w:tabs>
                            <w:tab w:val="clear" w:pos="4680"/>
                            <w:tab w:val="clear" w:pos="9360"/>
                          </w:tabs>
                          <w:jc w:val="right"/>
                          <w:rPr>
                            <w:b/>
                            <w:bCs/>
                            <w:rPrChange w:id="1134" w:author="Yash Ganthe" w:date="2016-09-15T14:28:00Z">
                              <w:rPr/>
                            </w:rPrChange>
                          </w:rPr>
                        </w:pPr>
                        <w:sdt>
                          <w:sdtPr>
                            <w:rPr>
                              <w:b/>
                              <w:bCs/>
                              <w:caps/>
                              <w:color w:val="5B9BD5"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ins w:id="1135" w:author="Yash Ganthe" w:date="2016-09-15T06:32:00Z">
                              <w:r w:rsidR="00FA0B56" w:rsidRPr="000B23AD">
                                <w:rPr>
                                  <w:b/>
                                  <w:bCs/>
                                  <w:caps/>
                                  <w:color w:val="5B9BD5" w:themeColor="accent1"/>
                                  <w:sz w:val="20"/>
                                  <w:szCs w:val="20"/>
                                  <w:rPrChange w:id="1136" w:author="Yash Ganthe" w:date="2016-09-15T14:28:00Z">
                                    <w:rPr>
                                      <w:caps/>
                                      <w:color w:val="5B9BD5" w:themeColor="accent1"/>
                                      <w:sz w:val="20"/>
                                      <w:szCs w:val="20"/>
                                    </w:rPr>
                                  </w:rPrChange>
                                </w:rPr>
                                <w:t>Goa on Google</w:t>
                              </w:r>
                            </w:ins>
                          </w:sdtContent>
                        </w:sdt>
                        <w:r w:rsidR="00FA0B56" w:rsidRPr="000B23AD">
                          <w:rPr>
                            <w:b/>
                            <w:bCs/>
                            <w:caps/>
                            <w:color w:val="808080" w:themeColor="background1" w:themeShade="80"/>
                            <w:sz w:val="20"/>
                            <w:szCs w:val="20"/>
                            <w:rPrChange w:id="1137" w:author="Yash Ganthe" w:date="2016-09-15T14:28:00Z">
                              <w:rPr>
                                <w:caps/>
                                <w:color w:val="808080" w:themeColor="background1" w:themeShade="80"/>
                                <w:sz w:val="20"/>
                                <w:szCs w:val="20"/>
                              </w:rPr>
                            </w:rPrChange>
                          </w:rPr>
                          <w:t> | </w:t>
                        </w:r>
                        <w:sdt>
                          <w:sdtPr>
                            <w:rPr>
                              <w:b/>
                              <w:bCs/>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ins w:id="1138" w:author="Yash Ganthe" w:date="2016-09-15T06:32:00Z">
                              <w:r w:rsidR="00FA0B56" w:rsidRPr="000B23AD">
                                <w:rPr>
                                  <w:b/>
                                  <w:bCs/>
                                  <w:color w:val="808080" w:themeColor="background1" w:themeShade="80"/>
                                  <w:sz w:val="20"/>
                                  <w:szCs w:val="20"/>
                                  <w:rPrChange w:id="1139" w:author="Yash Ganthe" w:date="2016-09-15T14:28:00Z">
                                    <w:rPr>
                                      <w:color w:val="808080" w:themeColor="background1" w:themeShade="80"/>
                                      <w:sz w:val="20"/>
                                      <w:szCs w:val="20"/>
                                    </w:rPr>
                                  </w:rPrChange>
                                </w:rPr>
                                <w:t>Bringing information to fingertips</w:t>
                              </w:r>
                            </w:ins>
                          </w:sdtContent>
                        </w:sdt>
                      </w:p>
                    </w:txbxContent>
                  </v:textbox>
                </v:shape>
                <w10:wrap anchorx="page" anchory="margin"/>
              </v:group>
            </w:pict>
          </mc:Fallback>
        </mc:AlternateContent>
      </w:r>
    </w:ins>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E5CF32" w14:textId="77777777" w:rsidR="00833A52" w:rsidRDefault="00833A52" w:rsidP="000B2C06">
      <w:pPr>
        <w:spacing w:after="0" w:line="240" w:lineRule="auto"/>
      </w:pPr>
      <w:r>
        <w:separator/>
      </w:r>
    </w:p>
  </w:footnote>
  <w:footnote w:type="continuationSeparator" w:id="0">
    <w:p w14:paraId="1AF1A07A" w14:textId="77777777" w:rsidR="00833A52" w:rsidRDefault="00833A52" w:rsidP="000B2C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EDE4A" w14:textId="4440157D" w:rsidR="000B2C06" w:rsidRPr="00B474A5" w:rsidRDefault="00B474A5" w:rsidP="006141EE">
    <w:pPr>
      <w:pStyle w:val="Header"/>
      <w:rPr>
        <w:b/>
        <w:bCs/>
        <w:szCs w:val="28"/>
        <w:rPrChange w:id="1095" w:author="Yash Ganthe" w:date="2016-09-15T06:27:00Z">
          <w:rPr/>
        </w:rPrChange>
      </w:rPr>
    </w:pPr>
    <w:ins w:id="1096" w:author="Yash Ganthe" w:date="2016-09-15T06:26:00Z">
      <w:r w:rsidRPr="00B474A5">
        <w:rPr>
          <w:b/>
          <w:bCs/>
          <w:szCs w:val="28"/>
          <w:rPrChange w:id="1097" w:author="Yash Ganthe" w:date="2016-09-15T06:27:00Z">
            <w:rPr/>
          </w:rPrChange>
        </w:rPr>
        <w:t>NEWYUG</w:t>
      </w:r>
    </w:ins>
    <w:ins w:id="1098" w:author="Yash Ganthe" w:date="2016-09-15T14:14:00Z">
      <w:r w:rsidR="006141EE">
        <w:rPr>
          <w:b/>
          <w:bCs/>
          <w:szCs w:val="28"/>
        </w:rPr>
        <w:tab/>
      </w:r>
    </w:ins>
    <w:ins w:id="1099" w:author="Yash Ganthe" w:date="2016-09-15T14:09:00Z">
      <w:r w:rsidR="006141EE">
        <w:rPr>
          <w:b/>
          <w:bCs/>
          <w:noProof/>
          <w:szCs w:val="28"/>
          <w:lang w:bidi="mr-IN"/>
        </w:rPr>
        <w:drawing>
          <wp:inline distT="0" distB="0" distL="0" distR="0" wp14:anchorId="089CCF54" wp14:editId="661E7A79">
            <wp:extent cx="466725" cy="3882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oa-logo.jpg"/>
                    <pic:cNvPicPr/>
                  </pic:nvPicPr>
                  <pic:blipFill>
                    <a:blip r:embed="rId1">
                      <a:extLst>
                        <a:ext uri="{28A0092B-C50C-407E-A947-70E740481C1C}">
                          <a14:useLocalDpi xmlns:a14="http://schemas.microsoft.com/office/drawing/2010/main" val="0"/>
                        </a:ext>
                      </a:extLst>
                    </a:blip>
                    <a:stretch>
                      <a:fillRect/>
                    </a:stretch>
                  </pic:blipFill>
                  <pic:spPr>
                    <a:xfrm>
                      <a:off x="0" y="0"/>
                      <a:ext cx="474734" cy="394947"/>
                    </a:xfrm>
                    <a:prstGeom prst="rect">
                      <a:avLst/>
                    </a:prstGeom>
                  </pic:spPr>
                </pic:pic>
              </a:graphicData>
            </a:graphic>
          </wp:inline>
        </w:drawing>
      </w:r>
      <w:r w:rsidR="006141EE">
        <w:rPr>
          <w:b/>
          <w:bCs/>
          <w:szCs w:val="28"/>
        </w:rPr>
        <w:t xml:space="preserve">  </w:t>
      </w:r>
    </w:ins>
    <w:ins w:id="1100" w:author="Yash Ganthe" w:date="2016-09-15T14:13:00Z">
      <w:r w:rsidR="006141EE">
        <w:rPr>
          <w:b/>
          <w:bCs/>
          <w:szCs w:val="28"/>
        </w:rPr>
        <w:tab/>
      </w:r>
    </w:ins>
    <w:ins w:id="1101" w:author="Yash Ganthe" w:date="2016-09-15T14:14:00Z">
      <w:r w:rsidR="006141EE">
        <w:rPr>
          <w:b/>
          <w:bCs/>
          <w:noProof/>
          <w:szCs w:val="28"/>
          <w:lang w:bidi="mr-IN"/>
        </w:rPr>
        <w:drawing>
          <wp:inline distT="0" distB="0" distL="0" distR="0" wp14:anchorId="20A5704F" wp14:editId="6FEBA10A">
            <wp:extent cx="1409700" cy="685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map.png"/>
                    <pic:cNvPicPr/>
                  </pic:nvPicPr>
                  <pic:blipFill>
                    <a:blip r:embed="rId2">
                      <a:extLst>
                        <a:ext uri="{28A0092B-C50C-407E-A947-70E740481C1C}">
                          <a14:useLocalDpi xmlns:a14="http://schemas.microsoft.com/office/drawing/2010/main" val="0"/>
                        </a:ext>
                      </a:extLst>
                    </a:blip>
                    <a:stretch>
                      <a:fillRect/>
                    </a:stretch>
                  </pic:blipFill>
                  <pic:spPr>
                    <a:xfrm>
                      <a:off x="0" y="0"/>
                      <a:ext cx="1409700" cy="685800"/>
                    </a:xfrm>
                    <a:prstGeom prst="rect">
                      <a:avLst/>
                    </a:prstGeom>
                  </pic:spPr>
                </pic:pic>
              </a:graphicData>
            </a:graphic>
          </wp:inline>
        </w:drawing>
      </w:r>
      <w:r w:rsidR="006141EE">
        <w:rPr>
          <w:b/>
          <w:bCs/>
          <w:szCs w:val="28"/>
        </w:rPr>
        <w:tab/>
      </w:r>
    </w:ins>
    <w:ins w:id="1102" w:author="Anjali" w:date="2016-09-14T22:41:00Z">
      <w:del w:id="1103" w:author="Yash Ganthe" w:date="2016-09-15T06:24:00Z">
        <w:r w:rsidR="00685D92" w:rsidRPr="00B474A5" w:rsidDel="00B474A5">
          <w:rPr>
            <w:b/>
            <w:bCs/>
            <w:noProof/>
            <w:szCs w:val="28"/>
            <w:lang w:bidi="mr-IN"/>
            <w:rPrChange w:id="1104" w:author="Yash Ganthe" w:date="2016-09-15T06:27:00Z">
              <w:rPr>
                <w:noProof/>
                <w:lang w:bidi="mr-IN"/>
              </w:rPr>
            </w:rPrChange>
          </w:rPr>
          <w:drawing>
            <wp:inline distT="0" distB="0" distL="0" distR="0" wp14:anchorId="67E7B9BE" wp14:editId="3C29B925">
              <wp:extent cx="2619375" cy="14001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203139_1769711053286156_5770980899029431375_n.png"/>
                      <pic:cNvPicPr/>
                    </pic:nvPicPr>
                    <pic:blipFill rotWithShape="1">
                      <a:blip r:embed="rId3">
                        <a:extLst>
                          <a:ext uri="{28A0092B-C50C-407E-A947-70E740481C1C}">
                            <a14:useLocalDpi xmlns:a14="http://schemas.microsoft.com/office/drawing/2010/main" val="0"/>
                          </a:ext>
                        </a:extLst>
                      </a:blip>
                      <a:srcRect t="20727" b="25818"/>
                      <a:stretch/>
                    </pic:blipFill>
                    <pic:spPr bwMode="auto">
                      <a:xfrm>
                        <a:off x="0" y="0"/>
                        <a:ext cx="2619375" cy="1400175"/>
                      </a:xfrm>
                      <a:prstGeom prst="rect">
                        <a:avLst/>
                      </a:prstGeom>
                      <a:ln>
                        <a:noFill/>
                      </a:ln>
                      <a:extLst>
                        <a:ext uri="{53640926-AAD7-44D8-BBD7-CCE9431645EC}">
                          <a14:shadowObscured xmlns:a14="http://schemas.microsoft.com/office/drawing/2010/main"/>
                        </a:ext>
                      </a:extLst>
                    </pic:spPr>
                  </pic:pic>
                </a:graphicData>
              </a:graphic>
            </wp:inline>
          </w:drawing>
        </w:r>
      </w:del>
    </w:ins>
    <w:moveToRangeStart w:id="1105" w:author="Yash Ganthe" w:date="2016-09-14T02:27:00Z" w:name="move461583375"/>
    <w:moveTo w:id="1106" w:author="Yash Ganthe" w:date="2016-09-14T02:27:00Z">
      <w:del w:id="1107" w:author="Anjali" w:date="2016-09-14T22:39:00Z">
        <w:r w:rsidR="000B2C06" w:rsidRPr="00B474A5" w:rsidDel="00685D92">
          <w:rPr>
            <w:b/>
            <w:bCs/>
            <w:noProof/>
            <w:szCs w:val="28"/>
            <w:lang w:bidi="mr-IN"/>
            <w:rPrChange w:id="1108" w:author="Yash Ganthe" w:date="2016-09-15T06:27:00Z">
              <w:rPr>
                <w:noProof/>
                <w:lang w:bidi="mr-IN"/>
              </w:rPr>
            </w:rPrChange>
          </w:rPr>
          <w:drawing>
            <wp:inline distT="0" distB="0" distL="0" distR="0" wp14:anchorId="61E327EF" wp14:editId="730E6260">
              <wp:extent cx="2314575" cy="108585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203139_1769711053286156_5770980899029431375_n.png"/>
                      <pic:cNvPicPr/>
                    </pic:nvPicPr>
                    <pic:blipFill rotWithShape="1">
                      <a:blip r:embed="rId4">
                        <a:extLst>
                          <a:ext uri="{28A0092B-C50C-407E-A947-70E740481C1C}">
                            <a14:useLocalDpi xmlns:a14="http://schemas.microsoft.com/office/drawing/2010/main" val="0"/>
                          </a:ext>
                        </a:extLst>
                      </a:blip>
                      <a:srcRect b="14322"/>
                      <a:stretch/>
                    </pic:blipFill>
                    <pic:spPr bwMode="auto">
                      <a:xfrm>
                        <a:off x="0" y="0"/>
                        <a:ext cx="2314861" cy="1085984"/>
                      </a:xfrm>
                      <a:prstGeom prst="rect">
                        <a:avLst/>
                      </a:prstGeom>
                      <a:ln>
                        <a:noFill/>
                      </a:ln>
                      <a:extLst>
                        <a:ext uri="{53640926-AAD7-44D8-BBD7-CCE9431645EC}">
                          <a14:shadowObscured xmlns:a14="http://schemas.microsoft.com/office/drawing/2010/main"/>
                        </a:ext>
                      </a:extLst>
                    </pic:spPr>
                  </pic:pic>
                </a:graphicData>
              </a:graphic>
            </wp:inline>
          </w:drawing>
        </w:r>
      </w:del>
    </w:moveTo>
    <w:moveToRangeEnd w:id="1105"/>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647D3" w14:textId="5FEE78A7" w:rsidR="00B156EF" w:rsidRDefault="00B156EF">
    <w:pPr>
      <w:pStyle w:val="Header"/>
      <w:shd w:val="clear" w:color="auto" w:fill="F2F2F2" w:themeFill="background1" w:themeFillShade="F2"/>
      <w:tabs>
        <w:tab w:val="clear" w:pos="9360"/>
        <w:tab w:val="left" w:pos="885"/>
        <w:tab w:val="left" w:pos="8145"/>
      </w:tabs>
      <w:ind w:left="-1440" w:right="-1440"/>
      <w:pPrChange w:id="1124" w:author="Yash Ganthe" w:date="2016-09-15T06:21:00Z">
        <w:pPr>
          <w:pStyle w:val="Header"/>
        </w:pPr>
      </w:pPrChange>
    </w:pPr>
    <w:ins w:id="1125" w:author="Yash Ganthe" w:date="2016-09-15T06:20:00Z">
      <w:r>
        <w:tab/>
      </w:r>
      <w:r>
        <w:tab/>
      </w:r>
    </w:ins>
    <w:ins w:id="1126" w:author="Yash Ganthe" w:date="2016-09-15T06:14:00Z">
      <w:r>
        <w:rPr>
          <w:noProof/>
          <w:lang w:bidi="mr-IN"/>
        </w:rPr>
        <w:drawing>
          <wp:inline distT="0" distB="0" distL="0" distR="0" wp14:anchorId="31877FCE" wp14:editId="211D67C5">
            <wp:extent cx="4505325" cy="904875"/>
            <wp:effectExtent l="0" t="0" r="952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nsit_options.png"/>
                    <pic:cNvPicPr/>
                  </pic:nvPicPr>
                  <pic:blipFill>
                    <a:blip r:embed="rId1">
                      <a:extLst>
                        <a:ext uri="{28A0092B-C50C-407E-A947-70E740481C1C}">
                          <a14:useLocalDpi xmlns:a14="http://schemas.microsoft.com/office/drawing/2010/main" val="0"/>
                        </a:ext>
                      </a:extLst>
                    </a:blip>
                    <a:stretch>
                      <a:fillRect/>
                    </a:stretch>
                  </pic:blipFill>
                  <pic:spPr>
                    <a:xfrm>
                      <a:off x="0" y="0"/>
                      <a:ext cx="4505325" cy="904875"/>
                    </a:xfrm>
                    <a:prstGeom prst="rect">
                      <a:avLst/>
                    </a:prstGeom>
                  </pic:spPr>
                </pic:pic>
              </a:graphicData>
            </a:graphic>
          </wp:inline>
        </w:drawing>
      </w:r>
    </w:ins>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33872A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7050DD"/>
    <w:multiLevelType w:val="hybridMultilevel"/>
    <w:tmpl w:val="E242A3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EA3923"/>
    <w:multiLevelType w:val="hybridMultilevel"/>
    <w:tmpl w:val="46FC9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A617B1"/>
    <w:multiLevelType w:val="hybridMultilevel"/>
    <w:tmpl w:val="35B6ED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59F6F5D"/>
    <w:multiLevelType w:val="hybridMultilevel"/>
    <w:tmpl w:val="BF98B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57531C"/>
    <w:multiLevelType w:val="hybridMultilevel"/>
    <w:tmpl w:val="2812A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813F73"/>
    <w:multiLevelType w:val="hybridMultilevel"/>
    <w:tmpl w:val="D78CA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1"/>
  </w:num>
  <w:num w:numId="5">
    <w:abstractNumId w:val="2"/>
  </w:num>
  <w:num w:numId="6">
    <w:abstractNumId w:val="3"/>
  </w:num>
  <w:num w:numId="7">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sh Ganthe">
    <w15:presenceInfo w15:providerId="AD" w15:userId="S-1-5-21-2000478354-299502267-725345543-2975"/>
  </w15:person>
  <w15:person w15:author="Anjali">
    <w15:presenceInfo w15:providerId="None" w15:userId="Anja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344"/>
    <w:rsid w:val="000578FA"/>
    <w:rsid w:val="000B23AD"/>
    <w:rsid w:val="000B2C06"/>
    <w:rsid w:val="000C0D02"/>
    <w:rsid w:val="000C7180"/>
    <w:rsid w:val="000E751F"/>
    <w:rsid w:val="00100F33"/>
    <w:rsid w:val="001A587A"/>
    <w:rsid w:val="001F0F29"/>
    <w:rsid w:val="00322D60"/>
    <w:rsid w:val="00345C94"/>
    <w:rsid w:val="003628A4"/>
    <w:rsid w:val="00402DC2"/>
    <w:rsid w:val="004B6774"/>
    <w:rsid w:val="004D571F"/>
    <w:rsid w:val="004E6A41"/>
    <w:rsid w:val="004F25C1"/>
    <w:rsid w:val="00502E0A"/>
    <w:rsid w:val="00515AB8"/>
    <w:rsid w:val="00526FE8"/>
    <w:rsid w:val="005A0F57"/>
    <w:rsid w:val="006141EE"/>
    <w:rsid w:val="0068322E"/>
    <w:rsid w:val="00685D92"/>
    <w:rsid w:val="006A3172"/>
    <w:rsid w:val="006E37C9"/>
    <w:rsid w:val="007524CD"/>
    <w:rsid w:val="00833A52"/>
    <w:rsid w:val="00852ECA"/>
    <w:rsid w:val="00856A6A"/>
    <w:rsid w:val="008F0360"/>
    <w:rsid w:val="00955B9F"/>
    <w:rsid w:val="00A0033C"/>
    <w:rsid w:val="00A51D1D"/>
    <w:rsid w:val="00A85163"/>
    <w:rsid w:val="00AB151E"/>
    <w:rsid w:val="00B156EF"/>
    <w:rsid w:val="00B463CE"/>
    <w:rsid w:val="00B474A5"/>
    <w:rsid w:val="00B64AB7"/>
    <w:rsid w:val="00BA011B"/>
    <w:rsid w:val="00C63AAF"/>
    <w:rsid w:val="00CE2D93"/>
    <w:rsid w:val="00D118B1"/>
    <w:rsid w:val="00D17160"/>
    <w:rsid w:val="00D208EB"/>
    <w:rsid w:val="00E111C1"/>
    <w:rsid w:val="00E2576F"/>
    <w:rsid w:val="00E61D61"/>
    <w:rsid w:val="00F03962"/>
    <w:rsid w:val="00F07A87"/>
    <w:rsid w:val="00F43344"/>
    <w:rsid w:val="00F5449B"/>
    <w:rsid w:val="00FA0B5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F1841"/>
  <w15:chartTrackingRefBased/>
  <w15:docId w15:val="{2AACC969-DE82-4DB9-B7A4-8356B520E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11C1"/>
    <w:rPr>
      <w:sz w:val="28"/>
    </w:rPr>
  </w:style>
  <w:style w:type="paragraph" w:styleId="Heading1">
    <w:name w:val="heading 1"/>
    <w:basedOn w:val="Normal"/>
    <w:next w:val="Normal"/>
    <w:link w:val="Heading1Char"/>
    <w:uiPriority w:val="9"/>
    <w:qFormat/>
    <w:rsid w:val="00955B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5B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3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B6774"/>
  </w:style>
  <w:style w:type="character" w:styleId="Hyperlink">
    <w:name w:val="Hyperlink"/>
    <w:basedOn w:val="DefaultParagraphFont"/>
    <w:uiPriority w:val="99"/>
    <w:unhideWhenUsed/>
    <w:rsid w:val="004B6774"/>
    <w:rPr>
      <w:color w:val="0000FF"/>
      <w:u w:val="single"/>
    </w:rPr>
  </w:style>
  <w:style w:type="character" w:customStyle="1" w:styleId="Heading1Char">
    <w:name w:val="Heading 1 Char"/>
    <w:basedOn w:val="DefaultParagraphFont"/>
    <w:link w:val="Heading1"/>
    <w:uiPriority w:val="9"/>
    <w:rsid w:val="00955B9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55B9F"/>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6A3172"/>
    <w:pPr>
      <w:spacing w:after="0" w:line="240" w:lineRule="auto"/>
    </w:pPr>
    <w:rPr>
      <w:rFonts w:eastAsiaTheme="minorEastAsia"/>
    </w:rPr>
  </w:style>
  <w:style w:type="character" w:customStyle="1" w:styleId="NoSpacingChar">
    <w:name w:val="No Spacing Char"/>
    <w:basedOn w:val="DefaultParagraphFont"/>
    <w:link w:val="NoSpacing"/>
    <w:uiPriority w:val="1"/>
    <w:rsid w:val="006A3172"/>
    <w:rPr>
      <w:rFonts w:eastAsiaTheme="minorEastAsia"/>
    </w:rPr>
  </w:style>
  <w:style w:type="paragraph" w:styleId="TOCHeading">
    <w:name w:val="TOC Heading"/>
    <w:basedOn w:val="Heading1"/>
    <w:next w:val="Normal"/>
    <w:uiPriority w:val="39"/>
    <w:unhideWhenUsed/>
    <w:qFormat/>
    <w:rsid w:val="006A3172"/>
    <w:pPr>
      <w:outlineLvl w:val="9"/>
    </w:pPr>
  </w:style>
  <w:style w:type="paragraph" w:styleId="TOC1">
    <w:name w:val="toc 1"/>
    <w:basedOn w:val="Normal"/>
    <w:next w:val="Normal"/>
    <w:autoRedefine/>
    <w:uiPriority w:val="39"/>
    <w:unhideWhenUsed/>
    <w:rsid w:val="006A3172"/>
    <w:pPr>
      <w:spacing w:after="100"/>
    </w:pPr>
  </w:style>
  <w:style w:type="paragraph" w:styleId="TOC2">
    <w:name w:val="toc 2"/>
    <w:basedOn w:val="Normal"/>
    <w:next w:val="Normal"/>
    <w:autoRedefine/>
    <w:uiPriority w:val="39"/>
    <w:unhideWhenUsed/>
    <w:rsid w:val="006A3172"/>
    <w:pPr>
      <w:spacing w:after="100"/>
      <w:ind w:left="220"/>
    </w:pPr>
  </w:style>
  <w:style w:type="paragraph" w:styleId="ListParagraph">
    <w:name w:val="List Paragraph"/>
    <w:basedOn w:val="Normal"/>
    <w:uiPriority w:val="34"/>
    <w:qFormat/>
    <w:rsid w:val="006A3172"/>
    <w:pPr>
      <w:spacing w:after="200" w:line="276" w:lineRule="auto"/>
      <w:ind w:left="720"/>
      <w:contextualSpacing/>
    </w:pPr>
    <w:rPr>
      <w:rFonts w:eastAsiaTheme="minorEastAsia"/>
    </w:rPr>
  </w:style>
  <w:style w:type="paragraph" w:styleId="NormalWeb">
    <w:name w:val="Normal (Web)"/>
    <w:basedOn w:val="Normal"/>
    <w:uiPriority w:val="99"/>
    <w:rsid w:val="006A3172"/>
    <w:pPr>
      <w:spacing w:after="200" w:line="240" w:lineRule="auto"/>
    </w:pPr>
    <w:rPr>
      <w:rFonts w:eastAsiaTheme="minorEastAsia"/>
      <w:szCs w:val="20"/>
    </w:rPr>
  </w:style>
  <w:style w:type="character" w:styleId="CommentReference">
    <w:name w:val="annotation reference"/>
    <w:basedOn w:val="DefaultParagraphFont"/>
    <w:uiPriority w:val="99"/>
    <w:semiHidden/>
    <w:unhideWhenUsed/>
    <w:rsid w:val="000E751F"/>
    <w:rPr>
      <w:sz w:val="16"/>
      <w:szCs w:val="16"/>
    </w:rPr>
  </w:style>
  <w:style w:type="paragraph" w:styleId="CommentText">
    <w:name w:val="annotation text"/>
    <w:basedOn w:val="Normal"/>
    <w:link w:val="CommentTextChar"/>
    <w:uiPriority w:val="99"/>
    <w:semiHidden/>
    <w:unhideWhenUsed/>
    <w:rsid w:val="000E751F"/>
    <w:pPr>
      <w:spacing w:line="240" w:lineRule="auto"/>
    </w:pPr>
    <w:rPr>
      <w:sz w:val="20"/>
      <w:szCs w:val="20"/>
    </w:rPr>
  </w:style>
  <w:style w:type="character" w:customStyle="1" w:styleId="CommentTextChar">
    <w:name w:val="Comment Text Char"/>
    <w:basedOn w:val="DefaultParagraphFont"/>
    <w:link w:val="CommentText"/>
    <w:uiPriority w:val="99"/>
    <w:semiHidden/>
    <w:rsid w:val="000E751F"/>
    <w:rPr>
      <w:sz w:val="20"/>
      <w:szCs w:val="20"/>
    </w:rPr>
  </w:style>
  <w:style w:type="paragraph" w:styleId="CommentSubject">
    <w:name w:val="annotation subject"/>
    <w:basedOn w:val="CommentText"/>
    <w:next w:val="CommentText"/>
    <w:link w:val="CommentSubjectChar"/>
    <w:uiPriority w:val="99"/>
    <w:semiHidden/>
    <w:unhideWhenUsed/>
    <w:rsid w:val="000E751F"/>
    <w:rPr>
      <w:b/>
      <w:bCs/>
    </w:rPr>
  </w:style>
  <w:style w:type="character" w:customStyle="1" w:styleId="CommentSubjectChar">
    <w:name w:val="Comment Subject Char"/>
    <w:basedOn w:val="CommentTextChar"/>
    <w:link w:val="CommentSubject"/>
    <w:uiPriority w:val="99"/>
    <w:semiHidden/>
    <w:rsid w:val="000E751F"/>
    <w:rPr>
      <w:b/>
      <w:bCs/>
      <w:sz w:val="20"/>
      <w:szCs w:val="20"/>
    </w:rPr>
  </w:style>
  <w:style w:type="paragraph" w:styleId="BalloonText">
    <w:name w:val="Balloon Text"/>
    <w:basedOn w:val="Normal"/>
    <w:link w:val="BalloonTextChar"/>
    <w:uiPriority w:val="99"/>
    <w:semiHidden/>
    <w:unhideWhenUsed/>
    <w:rsid w:val="000E75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751F"/>
    <w:rPr>
      <w:rFonts w:ascii="Segoe UI" w:hAnsi="Segoe UI" w:cs="Segoe UI"/>
      <w:sz w:val="18"/>
      <w:szCs w:val="18"/>
    </w:rPr>
  </w:style>
  <w:style w:type="paragraph" w:styleId="ListBullet">
    <w:name w:val="List Bullet"/>
    <w:basedOn w:val="Normal"/>
    <w:uiPriority w:val="99"/>
    <w:unhideWhenUsed/>
    <w:rsid w:val="00345C94"/>
    <w:pPr>
      <w:numPr>
        <w:numId w:val="2"/>
      </w:numPr>
      <w:contextualSpacing/>
    </w:pPr>
  </w:style>
  <w:style w:type="paragraph" w:styleId="Header">
    <w:name w:val="header"/>
    <w:basedOn w:val="Normal"/>
    <w:link w:val="HeaderChar"/>
    <w:uiPriority w:val="99"/>
    <w:unhideWhenUsed/>
    <w:rsid w:val="000B2C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C06"/>
  </w:style>
  <w:style w:type="paragraph" w:styleId="Footer">
    <w:name w:val="footer"/>
    <w:basedOn w:val="Normal"/>
    <w:link w:val="FooterChar"/>
    <w:uiPriority w:val="99"/>
    <w:unhideWhenUsed/>
    <w:rsid w:val="000B2C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C06"/>
  </w:style>
  <w:style w:type="table" w:styleId="TableGrid">
    <w:name w:val="Table Grid"/>
    <w:basedOn w:val="TableNormal"/>
    <w:uiPriority w:val="39"/>
    <w:rsid w:val="00AB15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02DC2"/>
    <w:rPr>
      <w:color w:val="954F72" w:themeColor="followedHyperlink"/>
      <w:u w:val="single"/>
    </w:rPr>
  </w:style>
  <w:style w:type="character" w:customStyle="1" w:styleId="Heading3Char">
    <w:name w:val="Heading 3 Char"/>
    <w:basedOn w:val="DefaultParagraphFont"/>
    <w:link w:val="Heading3"/>
    <w:uiPriority w:val="9"/>
    <w:rsid w:val="008F036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111C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comments" Target="comments.xml"/><Relationship Id="rId21" Type="http://schemas.openxmlformats.org/officeDocument/2006/relationships/image" Target="media/image13.JP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18.png"/><Relationship Id="rId36"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G"/><Relationship Id="rId27" Type="http://schemas.microsoft.com/office/2011/relationships/commentsExtended" Target="commentsExtended.xml"/><Relationship Id="rId30" Type="http://schemas.openxmlformats.org/officeDocument/2006/relationships/image" Target="media/image20.jp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1.jpg"/><Relationship Id="rId4"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project makes innovative use of technology and the power of internet to make accurate travel information available to tourists as well as locals.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6B597B-9F31-494E-B3A8-0A46E1EEF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10</Pages>
  <Words>1656</Words>
  <Characters>9441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Goa on Google</vt:lpstr>
    </vt:vector>
  </TitlesOfParts>
  <Company/>
  <LinksUpToDate>false</LinksUpToDate>
  <CharactersWithSpaces>11075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Goa on Google</dc:title>
  <dc:subject>Bringing information to fingertips</dc:subject>
  <dc:creator>Anjali</dc:creator>
  <cp:keywords/>
  <dc:description/>
  <cp:lastModifiedBy>Yash Ganthe</cp:lastModifiedBy>
  <cp:revision>18</cp:revision>
  <dcterms:created xsi:type="dcterms:W3CDTF">2016-09-13T07:32:00Z</dcterms:created>
  <dcterms:modified xsi:type="dcterms:W3CDTF">2016-09-17T10:31:00Z</dcterms:modified>
</cp:coreProperties>
</file>